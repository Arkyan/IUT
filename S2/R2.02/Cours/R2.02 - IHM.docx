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1147E" w14:textId="77777777" w:rsidR="00E879D8" w:rsidRDefault="00000000">
      <w:pPr>
        <w:pStyle w:val="Titre"/>
        <w:jc w:val="center"/>
        <w:rPr>
          <w:color w:val="FF0000"/>
        </w:rPr>
      </w:pPr>
      <w:bookmarkStart w:id="0" w:name="_7lykpp23aadm" w:colFirst="0" w:colLast="0"/>
      <w:bookmarkEnd w:id="0"/>
      <w:r>
        <w:rPr>
          <w:color w:val="FF0000"/>
        </w:rPr>
        <w:t xml:space="preserve">  R2.02 - JAVAFX</w:t>
      </w:r>
    </w:p>
    <w:p w14:paraId="422BEB88" w14:textId="77777777" w:rsidR="00E879D8" w:rsidRDefault="00E879D8">
      <w:hyperlink r:id="rId7">
        <w:r>
          <w:rPr>
            <w:color w:val="1155CC"/>
            <w:u w:val="single"/>
          </w:rPr>
          <w:t>https://community-iut.unilim.fr/course/view.php?id=1557</w:t>
        </w:r>
      </w:hyperlink>
    </w:p>
    <w:p w14:paraId="29F79E5E" w14:textId="77777777" w:rsidR="00E879D8" w:rsidRDefault="00000000">
      <w:r>
        <w:rPr>
          <w:sz w:val="24"/>
          <w:szCs w:val="24"/>
        </w:rPr>
        <w:t>Code : R2.02_2024</w:t>
      </w:r>
    </w:p>
    <w:p w14:paraId="1B834D73" w14:textId="77777777" w:rsidR="00E879D8" w:rsidRDefault="00E879D8"/>
    <w:p w14:paraId="173EEB54" w14:textId="77777777" w:rsidR="00E879D8" w:rsidRDefault="00000000">
      <w:pPr>
        <w:pStyle w:val="Titre1"/>
      </w:pPr>
      <w:bookmarkStart w:id="1" w:name="_iho73x9qayiu" w:colFirst="0" w:colLast="0"/>
      <w:bookmarkEnd w:id="1"/>
      <w:r>
        <w:t>Sommaire</w:t>
      </w:r>
    </w:p>
    <w:p w14:paraId="63D6B1FB" w14:textId="77777777" w:rsidR="00E879D8" w:rsidRDefault="00000000">
      <w:r>
        <w:t>I- Bref historique</w:t>
      </w:r>
    </w:p>
    <w:p w14:paraId="3E76DA6D" w14:textId="77777777" w:rsidR="00E879D8" w:rsidRDefault="00000000">
      <w:r>
        <w:t xml:space="preserve">II- Architecture de Java et de </w:t>
      </w:r>
      <w:proofErr w:type="spellStart"/>
      <w:r>
        <w:t>JavaFX</w:t>
      </w:r>
      <w:proofErr w:type="spellEnd"/>
    </w:p>
    <w:p w14:paraId="70A6652E" w14:textId="77777777" w:rsidR="00E879D8" w:rsidRDefault="00000000">
      <w:r>
        <w:t xml:space="preserve">III- Architecture applicative </w:t>
      </w:r>
    </w:p>
    <w:p w14:paraId="3A8490E5" w14:textId="77777777" w:rsidR="00E879D8" w:rsidRDefault="00000000">
      <w:r>
        <w:t xml:space="preserve">IV- Le graphe de scène </w:t>
      </w:r>
    </w:p>
    <w:p w14:paraId="0AB76C59" w14:textId="77777777" w:rsidR="00E879D8" w:rsidRDefault="00000000">
      <w:r>
        <w:t>V- Les composants</w:t>
      </w:r>
    </w:p>
    <w:p w14:paraId="39C44CED" w14:textId="77777777" w:rsidR="00E879D8" w:rsidRDefault="00000000">
      <w:r>
        <w:t>VI- Les conteneurs</w:t>
      </w:r>
    </w:p>
    <w:p w14:paraId="3AC7FB96" w14:textId="77777777" w:rsidR="00E879D8" w:rsidRDefault="00E879D8"/>
    <w:p w14:paraId="250B7B04" w14:textId="77777777" w:rsidR="00E879D8" w:rsidRDefault="00000000">
      <w:pPr>
        <w:pStyle w:val="Titre1"/>
        <w:rPr>
          <w:b/>
        </w:rPr>
      </w:pPr>
      <w:bookmarkStart w:id="2" w:name="_7e7fmsowfq3d" w:colFirst="0" w:colLast="0"/>
      <w:bookmarkEnd w:id="2"/>
      <w:r>
        <w:rPr>
          <w:b/>
        </w:rPr>
        <w:t xml:space="preserve">I- Bref historique </w:t>
      </w:r>
    </w:p>
    <w:p w14:paraId="447B13E8" w14:textId="77777777" w:rsidR="00E879D8" w:rsidRDefault="00E879D8">
      <w:pPr>
        <w:rPr>
          <w:sz w:val="28"/>
          <w:szCs w:val="28"/>
        </w:rPr>
      </w:pPr>
    </w:p>
    <w:p w14:paraId="40B781C0" w14:textId="77777777" w:rsidR="00E879D8" w:rsidRDefault="00000000">
      <w:pPr>
        <w:pStyle w:val="Titre2"/>
        <w:rPr>
          <w:b/>
        </w:rPr>
      </w:pPr>
      <w:bookmarkStart w:id="3" w:name="_kbj0ucsiudwd" w:colFirst="0" w:colLast="0"/>
      <w:bookmarkEnd w:id="3"/>
      <w:r>
        <w:rPr>
          <w:b/>
        </w:rPr>
        <w:t xml:space="preserve">Mai </w:t>
      </w:r>
      <w:proofErr w:type="gramStart"/>
      <w:r>
        <w:rPr>
          <w:b/>
        </w:rPr>
        <w:t>1995:</w:t>
      </w:r>
      <w:proofErr w:type="gramEnd"/>
      <w:r>
        <w:rPr>
          <w:b/>
        </w:rPr>
        <w:t xml:space="preserve"> à l'origine AWT (</w:t>
      </w:r>
      <w:proofErr w:type="spellStart"/>
      <w:r>
        <w:rPr>
          <w:b/>
        </w:rPr>
        <w:t>java.awt</w:t>
      </w:r>
      <w:proofErr w:type="spellEnd"/>
      <w:r>
        <w:rPr>
          <w:b/>
        </w:rPr>
        <w:t>)</w:t>
      </w:r>
    </w:p>
    <w:p w14:paraId="5AF96DC0" w14:textId="77777777" w:rsidR="00E879D8" w:rsidRDefault="00E879D8"/>
    <w:p w14:paraId="2DF45823" w14:textId="77777777" w:rsidR="00E879D8" w:rsidRPr="00EE174F" w:rsidRDefault="00000000">
      <w:pPr>
        <w:rPr>
          <w:b/>
          <w:lang w:val="en-US"/>
        </w:rPr>
      </w:pPr>
      <w:r w:rsidRPr="00EE174F">
        <w:rPr>
          <w:b/>
          <w:lang w:val="en-US"/>
        </w:rPr>
        <w:t>Abstract Window Toolkit (AWT JDK 1.0 - 1.1)</w:t>
      </w:r>
    </w:p>
    <w:p w14:paraId="11E5F416" w14:textId="77777777" w:rsidR="00E879D8" w:rsidRDefault="00000000">
      <w:pPr>
        <w:numPr>
          <w:ilvl w:val="0"/>
          <w:numId w:val="137"/>
        </w:numPr>
      </w:pPr>
      <w:r>
        <w:t>Effort initial de Sun pour créer un ensemble de classes GUI multiplateformes (</w:t>
      </w:r>
      <w:proofErr w:type="spellStart"/>
      <w:r>
        <w:t>write</w:t>
      </w:r>
      <w:proofErr w:type="spellEnd"/>
      <w:r>
        <w:t xml:space="preserve"> once, run </w:t>
      </w:r>
      <w:proofErr w:type="spellStart"/>
      <w:r>
        <w:t>anywhere</w:t>
      </w:r>
      <w:proofErr w:type="spellEnd"/>
      <w:r>
        <w:t>)</w:t>
      </w:r>
    </w:p>
    <w:p w14:paraId="3DD19A67" w14:textId="77777777" w:rsidR="00E879D8" w:rsidRDefault="00E879D8"/>
    <w:p w14:paraId="2D1D33EA" w14:textId="77777777" w:rsidR="00E879D8" w:rsidRDefault="00000000">
      <w:r>
        <w:t xml:space="preserve">Le système d’exploitation pilote l’affichage et génère les composants </w:t>
      </w:r>
      <w:proofErr w:type="gramStart"/>
      <w:r>
        <w:t>graphiques:</w:t>
      </w:r>
      <w:proofErr w:type="gramEnd"/>
      <w:r>
        <w:t xml:space="preserve"> comportement parfois différent selon les plateformes</w:t>
      </w:r>
      <w:r>
        <w:tab/>
      </w:r>
    </w:p>
    <w:p w14:paraId="545D7152" w14:textId="77777777" w:rsidR="00E879D8" w:rsidRDefault="00E879D8"/>
    <w:p w14:paraId="1FD14469" w14:textId="77777777" w:rsidR="00E879D8" w:rsidRDefault="00000000">
      <w:r>
        <w:t>Problème de poids et de lourdeur</w:t>
      </w:r>
    </w:p>
    <w:p w14:paraId="3A3A4005" w14:textId="77777777" w:rsidR="00E879D8" w:rsidRDefault="00E879D8"/>
    <w:p w14:paraId="67B6CB6B" w14:textId="77777777" w:rsidR="00E879D8" w:rsidRDefault="00000000">
      <w:r>
        <w:t>Composants peu nombreux : Limités au plus petit dénominateur commun entre les OS.</w:t>
      </w:r>
    </w:p>
    <w:p w14:paraId="6AA6AC46" w14:textId="77777777" w:rsidR="00E879D8" w:rsidRDefault="00E879D8"/>
    <w:p w14:paraId="172BE28F" w14:textId="77777777" w:rsidR="00E879D8" w:rsidRDefault="00E879D8"/>
    <w:p w14:paraId="099F355C" w14:textId="77777777" w:rsidR="00E879D8" w:rsidRDefault="00000000">
      <w:pPr>
        <w:pStyle w:val="Titre2"/>
        <w:rPr>
          <w:b/>
        </w:rPr>
      </w:pPr>
      <w:bookmarkStart w:id="4" w:name="_dcbiyf5ymcp8" w:colFirst="0" w:colLast="0"/>
      <w:bookmarkEnd w:id="4"/>
      <w:r>
        <w:rPr>
          <w:b/>
        </w:rPr>
        <w:t xml:space="preserve">Déc. </w:t>
      </w:r>
      <w:proofErr w:type="gramStart"/>
      <w:r>
        <w:rPr>
          <w:b/>
        </w:rPr>
        <w:t>1996:</w:t>
      </w:r>
      <w:proofErr w:type="gramEnd"/>
      <w:r>
        <w:rPr>
          <w:b/>
        </w:rPr>
        <w:t xml:space="preserve"> Swing (</w:t>
      </w:r>
      <w:proofErr w:type="spellStart"/>
      <w:proofErr w:type="gramStart"/>
      <w:r>
        <w:rPr>
          <w:b/>
        </w:rPr>
        <w:t>java.swing</w:t>
      </w:r>
      <w:proofErr w:type="spellEnd"/>
      <w:proofErr w:type="gramEnd"/>
      <w:r>
        <w:rPr>
          <w:b/>
        </w:rPr>
        <w:t>)</w:t>
      </w:r>
    </w:p>
    <w:p w14:paraId="3BCEC0BF" w14:textId="77777777" w:rsidR="00E879D8" w:rsidRDefault="00E879D8"/>
    <w:p w14:paraId="05C52D51" w14:textId="77777777" w:rsidR="00E879D8" w:rsidRDefault="00000000">
      <w:r>
        <w:t>N’est pas lié à l’OS pour ses composants, il ne s’appuie que sur le containeur (</w:t>
      </w:r>
      <w:proofErr w:type="spellStart"/>
      <w:r>
        <w:t>JWindow</w:t>
      </w:r>
      <w:proofErr w:type="spellEnd"/>
      <w:r>
        <w:t xml:space="preserve">, </w:t>
      </w:r>
      <w:proofErr w:type="spellStart"/>
      <w:r>
        <w:t>JFrame</w:t>
      </w:r>
      <w:proofErr w:type="spellEnd"/>
      <w:r>
        <w:t xml:space="preserve">, </w:t>
      </w:r>
      <w:proofErr w:type="spellStart"/>
      <w:r>
        <w:t>JApplet</w:t>
      </w:r>
      <w:proofErr w:type="spellEnd"/>
      <w:r>
        <w:t xml:space="preserve">, </w:t>
      </w:r>
      <w:proofErr w:type="spellStart"/>
      <w:r>
        <w:t>JDialog</w:t>
      </w:r>
      <w:proofErr w:type="spellEnd"/>
      <w:r>
        <w:t>) et aucun autre composant</w:t>
      </w:r>
    </w:p>
    <w:p w14:paraId="78682C4D" w14:textId="77777777" w:rsidR="00E879D8" w:rsidRDefault="00E879D8"/>
    <w:p w14:paraId="4F7888CC" w14:textId="77777777" w:rsidR="00E879D8" w:rsidRDefault="00000000">
      <w:r>
        <w:t>Possède une bibliothèque graphique plus riche</w:t>
      </w:r>
    </w:p>
    <w:p w14:paraId="5E24D9A4" w14:textId="77777777" w:rsidR="00E879D8" w:rsidRDefault="00E879D8"/>
    <w:p w14:paraId="46BE591F" w14:textId="77777777" w:rsidR="00E879D8" w:rsidRDefault="00000000">
      <w:r>
        <w:t>Réalise les opérations d’affichage et de dessin</w:t>
      </w:r>
    </w:p>
    <w:p w14:paraId="0F6DCD5C" w14:textId="77777777" w:rsidR="00E879D8" w:rsidRDefault="00E879D8"/>
    <w:p w14:paraId="026C06C3" w14:textId="77777777" w:rsidR="00E879D8" w:rsidRDefault="00000000">
      <w:r>
        <w:t xml:space="preserve">Génère son propre </w:t>
      </w:r>
      <w:proofErr w:type="spellStart"/>
      <w:r>
        <w:t>LoF</w:t>
      </w:r>
      <w:proofErr w:type="spellEnd"/>
      <w:r>
        <w:t xml:space="preserve"> (Look And </w:t>
      </w:r>
      <w:proofErr w:type="spellStart"/>
      <w:r>
        <w:t>Feel</w:t>
      </w:r>
      <w:proofErr w:type="spellEnd"/>
      <w:r>
        <w:t>) dans la JVM</w:t>
      </w:r>
    </w:p>
    <w:p w14:paraId="054C0D22" w14:textId="77777777" w:rsidR="00E879D8" w:rsidRDefault="00E879D8"/>
    <w:p w14:paraId="51A07DDC" w14:textId="77777777" w:rsidR="00E879D8" w:rsidRDefault="00E879D8"/>
    <w:p w14:paraId="15094DB6" w14:textId="77777777" w:rsidR="00E879D8" w:rsidRDefault="00000000">
      <w:pPr>
        <w:pStyle w:val="Titre2"/>
        <w:rPr>
          <w:b/>
        </w:rPr>
      </w:pPr>
      <w:bookmarkStart w:id="5" w:name="_rqtjm0hgte9t" w:colFirst="0" w:colLast="0"/>
      <w:bookmarkEnd w:id="5"/>
      <w:r>
        <w:rPr>
          <w:b/>
        </w:rPr>
        <w:t>2008 : Java FX 1 premier essai</w:t>
      </w:r>
    </w:p>
    <w:p w14:paraId="20F6FFC8" w14:textId="77777777" w:rsidR="00E879D8" w:rsidRDefault="00E879D8"/>
    <w:p w14:paraId="3EBF6C21" w14:textId="77777777" w:rsidR="00E879D8" w:rsidRDefault="00000000">
      <w:r>
        <w:t>Créé pour concurrencer Flex (basé sur Flash et MXML) et Microsoft Silverlight dans le domaine RIA</w:t>
      </w:r>
    </w:p>
    <w:p w14:paraId="50A40AF9" w14:textId="77777777" w:rsidR="00E879D8" w:rsidRDefault="00E879D8"/>
    <w:p w14:paraId="4045DC42" w14:textId="77777777" w:rsidR="00E879D8" w:rsidRDefault="00000000">
      <w:proofErr w:type="gramStart"/>
      <w:r>
        <w:t>a</w:t>
      </w:r>
      <w:proofErr w:type="gramEnd"/>
      <w:r>
        <w:t xml:space="preserve"> tenté de remplacer Swing</w:t>
      </w:r>
    </w:p>
    <w:p w14:paraId="531F95BC" w14:textId="77777777" w:rsidR="00E879D8" w:rsidRDefault="00E879D8"/>
    <w:p w14:paraId="7DC02B41" w14:textId="77777777" w:rsidR="00E879D8" w:rsidRDefault="00000000">
      <w:proofErr w:type="gramStart"/>
      <w:r>
        <w:t>essentiellement</w:t>
      </w:r>
      <w:proofErr w:type="gramEnd"/>
      <w:r>
        <w:t xml:space="preserve"> basé sur un langage </w:t>
      </w:r>
      <w:proofErr w:type="gramStart"/>
      <w:r>
        <w:t>script:</w:t>
      </w:r>
      <w:proofErr w:type="gramEnd"/>
      <w:r>
        <w:t xml:space="preserve"> </w:t>
      </w:r>
      <w:proofErr w:type="spellStart"/>
      <w:r>
        <w:t>JavaFX</w:t>
      </w:r>
      <w:proofErr w:type="spellEnd"/>
      <w:r>
        <w:t xml:space="preserve"> Script</w:t>
      </w:r>
    </w:p>
    <w:p w14:paraId="50485446" w14:textId="77777777" w:rsidR="00E879D8" w:rsidRDefault="00E879D8"/>
    <w:p w14:paraId="01D5DE6B" w14:textId="77777777" w:rsidR="00E879D8" w:rsidRDefault="00000000">
      <w:pPr>
        <w:rPr>
          <w:b/>
        </w:rPr>
      </w:pPr>
      <w:r>
        <w:rPr>
          <w:b/>
        </w:rPr>
        <w:t>Mais…</w:t>
      </w:r>
    </w:p>
    <w:p w14:paraId="04C2724F" w14:textId="77777777" w:rsidR="00E879D8" w:rsidRDefault="00E879D8"/>
    <w:p w14:paraId="32A80676" w14:textId="77777777" w:rsidR="00E879D8" w:rsidRDefault="00000000">
      <w:r>
        <w:t>Rupture vis-à-vis de Swing (plus de Java)</w:t>
      </w:r>
    </w:p>
    <w:p w14:paraId="730CAB74" w14:textId="77777777" w:rsidR="00E879D8" w:rsidRDefault="00E879D8"/>
    <w:p w14:paraId="481A86DA" w14:textId="77777777" w:rsidR="00E879D8" w:rsidRDefault="00000000">
      <w:r>
        <w:t xml:space="preserve">Nécessité d’investir dans un nouveau langage </w:t>
      </w:r>
      <w:proofErr w:type="spellStart"/>
      <w:r>
        <w:t>JavaFX</w:t>
      </w:r>
      <w:proofErr w:type="spellEnd"/>
      <w:r>
        <w:t xml:space="preserve"> Script</w:t>
      </w:r>
    </w:p>
    <w:p w14:paraId="3CB42540" w14:textId="77777777" w:rsidR="00E879D8" w:rsidRDefault="00E879D8"/>
    <w:p w14:paraId="6605C9BC" w14:textId="77777777" w:rsidR="00E879D8" w:rsidRDefault="00000000">
      <w:proofErr w:type="gramStart"/>
      <w:r>
        <w:t>manque</w:t>
      </w:r>
      <w:proofErr w:type="gramEnd"/>
      <w:r>
        <w:t xml:space="preserve"> de support</w:t>
      </w:r>
    </w:p>
    <w:p w14:paraId="07192810" w14:textId="77777777" w:rsidR="00E879D8" w:rsidRDefault="00E879D8"/>
    <w:p w14:paraId="6B229D77" w14:textId="77777777" w:rsidR="00E879D8" w:rsidRDefault="00000000">
      <w:pPr>
        <w:pStyle w:val="Titre2"/>
        <w:rPr>
          <w:b/>
        </w:rPr>
      </w:pPr>
      <w:bookmarkStart w:id="6" w:name="_7u92o6qslld" w:colFirst="0" w:colLast="0"/>
      <w:bookmarkEnd w:id="6"/>
      <w:r>
        <w:rPr>
          <w:b/>
        </w:rPr>
        <w:t>2011 : Java FX 2 la refonte</w:t>
      </w:r>
    </w:p>
    <w:p w14:paraId="29FFCC27" w14:textId="77777777" w:rsidR="00E879D8" w:rsidRDefault="00E879D8"/>
    <w:p w14:paraId="5547B9A0" w14:textId="77777777" w:rsidR="00E879D8" w:rsidRDefault="00000000">
      <w:r>
        <w:t>Une refonte importante du toolkit</w:t>
      </w:r>
    </w:p>
    <w:p w14:paraId="3BA91793" w14:textId="77777777" w:rsidR="00E879D8" w:rsidRDefault="00000000">
      <w:pPr>
        <w:numPr>
          <w:ilvl w:val="0"/>
          <w:numId w:val="6"/>
        </w:numPr>
      </w:pPr>
      <w:r>
        <w:t>Pris en compte des critiques formulées</w:t>
      </w:r>
    </w:p>
    <w:p w14:paraId="60FA442F" w14:textId="77777777" w:rsidR="00E879D8" w:rsidRDefault="00E879D8"/>
    <w:p w14:paraId="7C169A7C" w14:textId="77777777" w:rsidR="00E879D8" w:rsidRDefault="00000000">
      <w:r>
        <w:t xml:space="preserve">Abandon du langage de script </w:t>
      </w:r>
      <w:proofErr w:type="spellStart"/>
      <w:r>
        <w:t>JavaFX</w:t>
      </w:r>
      <w:proofErr w:type="spellEnd"/>
      <w:r>
        <w:t xml:space="preserve"> Script</w:t>
      </w:r>
    </w:p>
    <w:p w14:paraId="0A3177F8" w14:textId="77777777" w:rsidR="00E879D8" w:rsidRDefault="00E879D8"/>
    <w:p w14:paraId="26D40E62" w14:textId="77777777" w:rsidR="00E879D8" w:rsidRDefault="00000000">
      <w:r>
        <w:t xml:space="preserve">Deux modes possibles pour réaliser une </w:t>
      </w:r>
      <w:proofErr w:type="gramStart"/>
      <w:r>
        <w:t>interface:</w:t>
      </w:r>
      <w:proofErr w:type="gramEnd"/>
    </w:p>
    <w:p w14:paraId="30387C4D" w14:textId="77777777" w:rsidR="00E879D8" w:rsidRDefault="00000000">
      <w:pPr>
        <w:numPr>
          <w:ilvl w:val="0"/>
          <w:numId w:val="125"/>
        </w:numPr>
      </w:pPr>
      <w:r>
        <w:t>Programmer avec l’API Java</w:t>
      </w:r>
    </w:p>
    <w:p w14:paraId="02056061" w14:textId="77777777" w:rsidR="00E879D8" w:rsidRDefault="00000000">
      <w:pPr>
        <w:numPr>
          <w:ilvl w:val="0"/>
          <w:numId w:val="125"/>
        </w:numPr>
      </w:pPr>
      <w:r>
        <w:t xml:space="preserve">Outil interactif </w:t>
      </w:r>
      <w:proofErr w:type="spellStart"/>
      <w:r>
        <w:t>Scene</w:t>
      </w:r>
      <w:proofErr w:type="spellEnd"/>
      <w:r>
        <w:t xml:space="preserve"> Builder : Permet de créer graphiquement des interfaces et de générer automatiquement du code </w:t>
      </w:r>
      <w:proofErr w:type="gramStart"/>
      <w:r>
        <w:t>( format</w:t>
      </w:r>
      <w:proofErr w:type="gramEnd"/>
      <w:r>
        <w:t xml:space="preserve"> XML appelé </w:t>
      </w:r>
      <w:proofErr w:type="gramStart"/>
      <w:r>
        <w:t>FXML )</w:t>
      </w:r>
      <w:proofErr w:type="gramEnd"/>
    </w:p>
    <w:p w14:paraId="234F2AE1" w14:textId="77777777" w:rsidR="00E879D8" w:rsidRDefault="00E879D8"/>
    <w:p w14:paraId="2F2CB1B7" w14:textId="77777777" w:rsidR="00E879D8" w:rsidRDefault="00000000">
      <w:pPr>
        <w:pStyle w:val="Titre2"/>
        <w:rPr>
          <w:b/>
        </w:rPr>
      </w:pPr>
      <w:bookmarkStart w:id="7" w:name="_s8mnu883bucn" w:colFirst="0" w:colLast="0"/>
      <w:bookmarkEnd w:id="7"/>
      <w:r>
        <w:rPr>
          <w:b/>
        </w:rPr>
        <w:t>2014 : Java FX 8 nouveau standard</w:t>
      </w:r>
    </w:p>
    <w:p w14:paraId="60AA77E5" w14:textId="77777777" w:rsidR="00E879D8" w:rsidRDefault="00E879D8"/>
    <w:p w14:paraId="06C671CC" w14:textId="77777777" w:rsidR="00E879D8" w:rsidRDefault="00000000">
      <w:r>
        <w:t xml:space="preserve">Prend en compte les nouveautés de Java 8 (lambda expressions, interfaces fonctionnelles, </w:t>
      </w:r>
      <w:proofErr w:type="spellStart"/>
      <w:r>
        <w:t>streams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06085E47" w14:textId="77777777" w:rsidR="00E879D8" w:rsidRDefault="00E879D8"/>
    <w:p w14:paraId="0A1581FE" w14:textId="77777777" w:rsidR="00E879D8" w:rsidRDefault="00000000">
      <w:r>
        <w:t>Intégration dans les distributeurs java (JDK, JRE)</w:t>
      </w:r>
    </w:p>
    <w:p w14:paraId="7628A996" w14:textId="77777777" w:rsidR="00E879D8" w:rsidRDefault="00000000">
      <w:pPr>
        <w:numPr>
          <w:ilvl w:val="0"/>
          <w:numId w:val="28"/>
        </w:numPr>
      </w:pPr>
      <w:r>
        <w:t>Plus de librairie externe à télécharger et à référencer</w:t>
      </w:r>
    </w:p>
    <w:p w14:paraId="10FEE82A" w14:textId="77777777" w:rsidR="00E879D8" w:rsidRDefault="00E879D8"/>
    <w:p w14:paraId="1E1D52B9" w14:textId="77777777" w:rsidR="00E879D8" w:rsidRDefault="00000000">
      <w:proofErr w:type="spellStart"/>
      <w:r>
        <w:lastRenderedPageBreak/>
        <w:t>Scene</w:t>
      </w:r>
      <w:proofErr w:type="spellEnd"/>
      <w:r>
        <w:t xml:space="preserve"> Builder 2 : nouvelle version de l’outil d’édition graphique de GUI (FXML)</w:t>
      </w:r>
    </w:p>
    <w:p w14:paraId="65FB5746" w14:textId="77777777" w:rsidR="00E879D8" w:rsidRDefault="00000000">
      <w:r>
        <w:t>Permet de réaliser des “</w:t>
      </w:r>
      <w:proofErr w:type="spellStart"/>
      <w:r>
        <w:t>rich</w:t>
      </w:r>
      <w:proofErr w:type="spellEnd"/>
      <w:r>
        <w:t xml:space="preserve"> client applications” grâce à ses nombreux composants graphiques</w:t>
      </w:r>
    </w:p>
    <w:p w14:paraId="765010FC" w14:textId="77777777" w:rsidR="00E879D8" w:rsidRDefault="00E879D8"/>
    <w:p w14:paraId="78A89DB6" w14:textId="77777777" w:rsidR="00E879D8" w:rsidRDefault="00000000">
      <w:r>
        <w:t>Pleins d’autres fonctionnalités avancées !</w:t>
      </w:r>
    </w:p>
    <w:p w14:paraId="77B74D38" w14:textId="77777777" w:rsidR="00E879D8" w:rsidRDefault="00E879D8"/>
    <w:p w14:paraId="4E1A5228" w14:textId="77777777" w:rsidR="00E879D8" w:rsidRDefault="00000000">
      <w:pPr>
        <w:pStyle w:val="Titre2"/>
        <w:rPr>
          <w:b/>
        </w:rPr>
      </w:pPr>
      <w:bookmarkStart w:id="8" w:name="_k6j89vqsfmgm" w:colFirst="0" w:colLast="0"/>
      <w:bookmarkEnd w:id="8"/>
      <w:proofErr w:type="spellStart"/>
      <w:r>
        <w:rPr>
          <w:b/>
        </w:rPr>
        <w:t>JavaFX</w:t>
      </w:r>
      <w:proofErr w:type="spellEnd"/>
      <w:r>
        <w:rPr>
          <w:b/>
        </w:rPr>
        <w:t xml:space="preserve"> : chronologie</w:t>
      </w:r>
    </w:p>
    <w:p w14:paraId="62CEA943" w14:textId="77777777" w:rsidR="00E879D8" w:rsidRDefault="00E879D8"/>
    <w:p w14:paraId="2D405C49" w14:textId="77777777" w:rsidR="00E879D8" w:rsidRDefault="00000000">
      <w:r>
        <w:t xml:space="preserve">Mai </w:t>
      </w:r>
      <w:proofErr w:type="gramStart"/>
      <w:r>
        <w:t>1995:</w:t>
      </w:r>
      <w:proofErr w:type="gramEnd"/>
      <w:r>
        <w:t xml:space="preserve"> AWT</w:t>
      </w:r>
    </w:p>
    <w:p w14:paraId="19213A68" w14:textId="77777777" w:rsidR="00E879D8" w:rsidRDefault="00000000">
      <w:r>
        <w:t>Janvier 1996 : Java 1.0</w:t>
      </w:r>
    </w:p>
    <w:p w14:paraId="2ACA721D" w14:textId="77777777" w:rsidR="00E879D8" w:rsidRDefault="00000000">
      <w:r>
        <w:t xml:space="preserve">Décembre </w:t>
      </w:r>
      <w:proofErr w:type="gramStart"/>
      <w:r>
        <w:t>1996:</w:t>
      </w:r>
      <w:proofErr w:type="gramEnd"/>
      <w:r>
        <w:t xml:space="preserve"> Java 1.0</w:t>
      </w:r>
    </w:p>
    <w:p w14:paraId="33887D35" w14:textId="77777777" w:rsidR="00E879D8" w:rsidRDefault="00000000">
      <w:r>
        <w:t xml:space="preserve">Mai 2007 : annonce </w:t>
      </w:r>
      <w:proofErr w:type="spellStart"/>
      <w:r>
        <w:t>JavaFX</w:t>
      </w:r>
      <w:proofErr w:type="spellEnd"/>
    </w:p>
    <w:p w14:paraId="16381659" w14:textId="77777777" w:rsidR="00E879D8" w:rsidRDefault="00000000">
      <w:r>
        <w:t>Juillet 2011 : Java 7</w:t>
      </w:r>
    </w:p>
    <w:p w14:paraId="00BE21BD" w14:textId="77777777" w:rsidR="00E879D8" w:rsidRDefault="00000000">
      <w:r>
        <w:t xml:space="preserve">Octobre </w:t>
      </w:r>
      <w:proofErr w:type="gramStart"/>
      <w:r>
        <w:t>2011:</w:t>
      </w:r>
      <w:proofErr w:type="gramEnd"/>
      <w:r>
        <w:t xml:space="preserve"> </w:t>
      </w:r>
      <w:proofErr w:type="spellStart"/>
      <w:r>
        <w:t>JavaFX</w:t>
      </w:r>
      <w:proofErr w:type="spellEnd"/>
      <w:r>
        <w:t xml:space="preserve"> 2</w:t>
      </w:r>
    </w:p>
    <w:p w14:paraId="1920F521" w14:textId="77777777" w:rsidR="00E879D8" w:rsidRDefault="00000000">
      <w:r>
        <w:t xml:space="preserve">Mars 2014 : Java 8 et </w:t>
      </w:r>
      <w:proofErr w:type="spellStart"/>
      <w:r>
        <w:t>JavaFX</w:t>
      </w:r>
      <w:proofErr w:type="spellEnd"/>
      <w:r>
        <w:t xml:space="preserve"> 8</w:t>
      </w:r>
    </w:p>
    <w:p w14:paraId="20689F93" w14:textId="77777777" w:rsidR="00E879D8" w:rsidRDefault="00000000">
      <w:r>
        <w:t xml:space="preserve">Septembre 2017 : Modularisation </w:t>
      </w:r>
      <w:proofErr w:type="spellStart"/>
      <w:r>
        <w:t>JavaFX</w:t>
      </w:r>
      <w:proofErr w:type="spellEnd"/>
      <w:r>
        <w:t xml:space="preserve"> 9</w:t>
      </w:r>
    </w:p>
    <w:p w14:paraId="68BE8C4D" w14:textId="77777777" w:rsidR="00E879D8" w:rsidRDefault="00000000">
      <w:r>
        <w:t xml:space="preserve">Septembre </w:t>
      </w:r>
      <w:proofErr w:type="gramStart"/>
      <w:r>
        <w:t>2018:</w:t>
      </w:r>
      <w:proofErr w:type="gramEnd"/>
      <w:r>
        <w:t xml:space="preserve"> Module à part </w:t>
      </w:r>
      <w:proofErr w:type="spellStart"/>
      <w:r>
        <w:t>JavaFX</w:t>
      </w:r>
      <w:proofErr w:type="spellEnd"/>
      <w:r>
        <w:t xml:space="preserve"> 11</w:t>
      </w:r>
    </w:p>
    <w:p w14:paraId="71194983" w14:textId="77777777" w:rsidR="00E879D8" w:rsidRDefault="00000000">
      <w:r>
        <w:t xml:space="preserve">Septembre 2021 : </w:t>
      </w:r>
      <w:proofErr w:type="spellStart"/>
      <w:r>
        <w:t>JavaFX</w:t>
      </w:r>
      <w:proofErr w:type="spellEnd"/>
      <w:r>
        <w:t xml:space="preserve"> 17</w:t>
      </w:r>
    </w:p>
    <w:p w14:paraId="72261F85" w14:textId="77777777" w:rsidR="00E879D8" w:rsidRDefault="00000000">
      <w:r>
        <w:t xml:space="preserve">Septembre 2023 : </w:t>
      </w:r>
      <w:proofErr w:type="spellStart"/>
      <w:r>
        <w:t>JavaFX</w:t>
      </w:r>
      <w:proofErr w:type="spellEnd"/>
      <w:r>
        <w:t xml:space="preserve"> 21</w:t>
      </w:r>
    </w:p>
    <w:p w14:paraId="3B94381D" w14:textId="77777777" w:rsidR="00E879D8" w:rsidRDefault="00E879D8"/>
    <w:p w14:paraId="403981AF" w14:textId="77777777" w:rsidR="00E879D8" w:rsidRDefault="00000000">
      <w:pPr>
        <w:rPr>
          <w:b/>
          <w:sz w:val="30"/>
          <w:szCs w:val="30"/>
        </w:rPr>
      </w:pPr>
      <w:proofErr w:type="spellStart"/>
      <w:r>
        <w:rPr>
          <w:b/>
          <w:sz w:val="30"/>
          <w:szCs w:val="30"/>
        </w:rPr>
        <w:t>JavaFX</w:t>
      </w:r>
      <w:proofErr w:type="spellEnd"/>
      <w:r>
        <w:rPr>
          <w:b/>
          <w:sz w:val="30"/>
          <w:szCs w:val="30"/>
        </w:rPr>
        <w:t xml:space="preserve"> 8 : chronologie</w:t>
      </w:r>
    </w:p>
    <w:p w14:paraId="7930E58C" w14:textId="77777777" w:rsidR="00E879D8" w:rsidRDefault="00E879D8"/>
    <w:p w14:paraId="63E316EE" w14:textId="77777777" w:rsidR="00E879D8" w:rsidRDefault="00000000">
      <w:r>
        <w:rPr>
          <w:noProof/>
        </w:rPr>
        <w:drawing>
          <wp:inline distT="114300" distB="114300" distL="114300" distR="114300" wp14:anchorId="2E3A3265" wp14:editId="09AC1BD2">
            <wp:extent cx="5731200" cy="1803400"/>
            <wp:effectExtent l="0" t="0" r="0" b="0"/>
            <wp:docPr id="89" name="image1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39808" w14:textId="77777777" w:rsidR="00E879D8" w:rsidRDefault="00E879D8"/>
    <w:p w14:paraId="311C3024" w14:textId="77777777" w:rsidR="00E879D8" w:rsidRDefault="00000000">
      <w:pPr>
        <w:rPr>
          <w:b/>
        </w:rPr>
      </w:pPr>
      <w:r>
        <w:t xml:space="preserve">Dans le cours on va étudier </w:t>
      </w:r>
      <w:proofErr w:type="spellStart"/>
      <w:r>
        <w:rPr>
          <w:b/>
        </w:rPr>
        <w:t>JavaFX</w:t>
      </w:r>
      <w:proofErr w:type="spellEnd"/>
      <w:r>
        <w:rPr>
          <w:b/>
        </w:rPr>
        <w:t xml:space="preserve"> 8</w:t>
      </w:r>
      <w:r>
        <w:t xml:space="preserve"> basé sur </w:t>
      </w:r>
      <w:r>
        <w:rPr>
          <w:b/>
        </w:rPr>
        <w:t xml:space="preserve">Java 8 </w:t>
      </w:r>
    </w:p>
    <w:p w14:paraId="216FA8A0" w14:textId="77777777" w:rsidR="00E879D8" w:rsidRDefault="00E879D8"/>
    <w:p w14:paraId="53A4C9E8" w14:textId="77777777" w:rsidR="00E879D8" w:rsidRDefault="00000000">
      <w:r>
        <w:t xml:space="preserve">Mais on ne va pas utiliser les concepts apportés par Java 8 telles que : les interfaces fonctionnelles, les lambda expressions, l’API des </w:t>
      </w:r>
      <w:proofErr w:type="spellStart"/>
      <w:r>
        <w:t>streams</w:t>
      </w:r>
      <w:proofErr w:type="spellEnd"/>
      <w:r>
        <w:t xml:space="preserve"> </w:t>
      </w:r>
    </w:p>
    <w:p w14:paraId="73E2A391" w14:textId="77777777" w:rsidR="00E879D8" w:rsidRDefault="00E879D8"/>
    <w:p w14:paraId="58A9ED28" w14:textId="77777777" w:rsidR="00E879D8" w:rsidRDefault="00E879D8"/>
    <w:p w14:paraId="09FBFE90" w14:textId="77777777" w:rsidR="00E879D8" w:rsidRDefault="00E879D8"/>
    <w:p w14:paraId="2361846D" w14:textId="77777777" w:rsidR="00E879D8" w:rsidRDefault="00000000">
      <w:pPr>
        <w:pStyle w:val="Titre1"/>
        <w:rPr>
          <w:b/>
        </w:rPr>
      </w:pPr>
      <w:bookmarkStart w:id="9" w:name="_6v2qq1g0dtg2" w:colFirst="0" w:colLast="0"/>
      <w:bookmarkEnd w:id="9"/>
      <w:r>
        <w:rPr>
          <w:b/>
        </w:rPr>
        <w:t xml:space="preserve">II- Architecture de </w:t>
      </w:r>
      <w:proofErr w:type="spellStart"/>
      <w:r>
        <w:rPr>
          <w:b/>
        </w:rPr>
        <w:t>JavaFX</w:t>
      </w:r>
      <w:proofErr w:type="spellEnd"/>
    </w:p>
    <w:p w14:paraId="6F220038" w14:textId="77777777" w:rsidR="00E879D8" w:rsidRDefault="00E879D8">
      <w:pPr>
        <w:rPr>
          <w:b/>
          <w:sz w:val="26"/>
          <w:szCs w:val="26"/>
        </w:rPr>
      </w:pPr>
    </w:p>
    <w:p w14:paraId="066F4E25" w14:textId="77777777" w:rsidR="00E879D8" w:rsidRDefault="00000000">
      <w:r>
        <w:rPr>
          <w:noProof/>
        </w:rPr>
        <w:lastRenderedPageBreak/>
        <w:drawing>
          <wp:inline distT="114300" distB="114300" distL="114300" distR="114300" wp14:anchorId="2AB3F393" wp14:editId="54940F4A">
            <wp:extent cx="5153025" cy="2901172"/>
            <wp:effectExtent l="0" t="0" r="0" b="0"/>
            <wp:docPr id="49" name="image4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jpg"/>
                    <pic:cNvPicPr preferRelativeResize="0"/>
                  </pic:nvPicPr>
                  <pic:blipFill>
                    <a:blip r:embed="rId9"/>
                    <a:srcRect t="988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901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5A732" w14:textId="77777777" w:rsidR="00E879D8" w:rsidRDefault="00E879D8"/>
    <w:p w14:paraId="14BC2D7E" w14:textId="77777777" w:rsidR="00E879D8" w:rsidRDefault="00E879D8"/>
    <w:p w14:paraId="1229E5DC" w14:textId="77777777" w:rsidR="00E879D8" w:rsidRDefault="00000000">
      <w:proofErr w:type="spellStart"/>
      <w:proofErr w:type="gramStart"/>
      <w:r>
        <w:t>Prism</w:t>
      </w:r>
      <w:proofErr w:type="spellEnd"/>
      <w:r>
        <w:t>:</w:t>
      </w:r>
      <w:proofErr w:type="gramEnd"/>
      <w:r>
        <w:t xml:space="preserve"> moteur de rendu graphique</w:t>
      </w:r>
    </w:p>
    <w:p w14:paraId="6C63ED67" w14:textId="77777777" w:rsidR="00E879D8" w:rsidRDefault="00000000">
      <w:proofErr w:type="gramStart"/>
      <w:r>
        <w:t>Glass:</w:t>
      </w:r>
      <w:proofErr w:type="gramEnd"/>
      <w:r>
        <w:t xml:space="preserve"> système de gestion des fenêtres, </w:t>
      </w:r>
      <w:proofErr w:type="spellStart"/>
      <w:r>
        <w:t>timers</w:t>
      </w:r>
      <w:proofErr w:type="spellEnd"/>
      <w:r>
        <w:t xml:space="preserve"> et surfaces</w:t>
      </w:r>
    </w:p>
    <w:p w14:paraId="5097895E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>Quantum Toolkit</w:t>
      </w:r>
    </w:p>
    <w:p w14:paraId="607DCC37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>Web Engine</w:t>
      </w:r>
    </w:p>
    <w:p w14:paraId="5510377D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>Media Engine</w:t>
      </w:r>
    </w:p>
    <w:p w14:paraId="6A2DAA9F" w14:textId="77777777" w:rsidR="00E879D8" w:rsidRDefault="00000000">
      <w:r>
        <w:rPr>
          <w:noProof/>
        </w:rPr>
        <w:drawing>
          <wp:inline distT="114300" distB="114300" distL="114300" distR="114300" wp14:anchorId="4F1B6F43" wp14:editId="6A882DF6">
            <wp:extent cx="5229225" cy="1685925"/>
            <wp:effectExtent l="0" t="0" r="0" b="0"/>
            <wp:docPr id="112" name="image1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78B65" w14:textId="77777777" w:rsidR="00E879D8" w:rsidRDefault="00E879D8"/>
    <w:p w14:paraId="57ABA8A3" w14:textId="77777777" w:rsidR="00E879D8" w:rsidRDefault="00E879D8"/>
    <w:p w14:paraId="6F71544C" w14:textId="77777777" w:rsidR="00E879D8" w:rsidRDefault="00E879D8"/>
    <w:p w14:paraId="69BBD4B4" w14:textId="77777777" w:rsidR="00E879D8" w:rsidRDefault="00000000">
      <w:pPr>
        <w:pStyle w:val="Titre2"/>
        <w:rPr>
          <w:b/>
        </w:rPr>
      </w:pPr>
      <w:bookmarkStart w:id="10" w:name="_8xkhnzqwnhf9" w:colFirst="0" w:colLast="0"/>
      <w:bookmarkEnd w:id="10"/>
      <w:r>
        <w:rPr>
          <w:b/>
        </w:rPr>
        <w:t>Le développement logiciel</w:t>
      </w:r>
    </w:p>
    <w:p w14:paraId="65DBE936" w14:textId="77777777" w:rsidR="00E879D8" w:rsidRDefault="00E879D8"/>
    <w:p w14:paraId="408EA511" w14:textId="77777777" w:rsidR="00E879D8" w:rsidRDefault="00000000">
      <w:r>
        <w:t>Un petit focus sur l’architecture applicative :</w:t>
      </w:r>
    </w:p>
    <w:p w14:paraId="3B5F5EF5" w14:textId="77777777" w:rsidR="00E879D8" w:rsidRDefault="00000000">
      <w:pPr>
        <w:numPr>
          <w:ilvl w:val="0"/>
          <w:numId w:val="36"/>
        </w:numPr>
      </w:pPr>
      <w:r>
        <w:t>Le découpage en 3 couches logicielles (ou N couches)</w:t>
      </w:r>
    </w:p>
    <w:p w14:paraId="6F95E44D" w14:textId="7B6E1FAB" w:rsidR="00EE174F" w:rsidRDefault="00000000" w:rsidP="00EE174F">
      <w:pPr>
        <w:numPr>
          <w:ilvl w:val="0"/>
          <w:numId w:val="36"/>
        </w:numPr>
      </w:pPr>
      <w:r>
        <w:t>Le modèle de conception MVC</w:t>
      </w:r>
      <w:bookmarkStart w:id="11" w:name="_nby494eifgpe" w:colFirst="0" w:colLast="0"/>
      <w:bookmarkEnd w:id="11"/>
    </w:p>
    <w:p w14:paraId="092F9071" w14:textId="77777777" w:rsidR="00EE174F" w:rsidRDefault="00EE174F" w:rsidP="00EE174F"/>
    <w:p w14:paraId="1CFDE936" w14:textId="77777777" w:rsidR="00EE174F" w:rsidRPr="00EE174F" w:rsidRDefault="00EE174F" w:rsidP="00EE174F"/>
    <w:p w14:paraId="40EA442C" w14:textId="1616465C" w:rsidR="00E879D8" w:rsidRDefault="00000000">
      <w:pPr>
        <w:pStyle w:val="Titre2"/>
        <w:rPr>
          <w:b/>
        </w:rPr>
      </w:pPr>
      <w:r>
        <w:rPr>
          <w:b/>
        </w:rPr>
        <w:lastRenderedPageBreak/>
        <w:t>Le découpage en couche 1/2</w:t>
      </w:r>
    </w:p>
    <w:p w14:paraId="76462213" w14:textId="77777777" w:rsidR="00E879D8" w:rsidRDefault="00E879D8"/>
    <w:p w14:paraId="7B96356D" w14:textId="77777777" w:rsidR="00E879D8" w:rsidRDefault="00000000">
      <w:r>
        <w:t>Architecture trois-tiers (ou N-tiers) : dans un environnement client-serveur</w:t>
      </w:r>
    </w:p>
    <w:p w14:paraId="4C8C809F" w14:textId="77777777" w:rsidR="00E879D8" w:rsidRDefault="00E879D8"/>
    <w:p w14:paraId="452F2E80" w14:textId="77777777" w:rsidR="00E879D8" w:rsidRDefault="00000000">
      <w:r>
        <w:t>Application composée de plusieurs composants logiciels distincts</w:t>
      </w:r>
    </w:p>
    <w:p w14:paraId="3E17BD11" w14:textId="77777777" w:rsidR="00E879D8" w:rsidRDefault="00E879D8"/>
    <w:p w14:paraId="2FBD037A" w14:textId="77777777" w:rsidR="00E879D8" w:rsidRDefault="00E879D8"/>
    <w:p w14:paraId="013B320C" w14:textId="77777777" w:rsidR="00E879D8" w:rsidRDefault="00000000">
      <w:r>
        <w:rPr>
          <w:noProof/>
        </w:rPr>
        <w:drawing>
          <wp:inline distT="114300" distB="114300" distL="114300" distR="114300" wp14:anchorId="0558214B" wp14:editId="2101F571">
            <wp:extent cx="3243263" cy="1546207"/>
            <wp:effectExtent l="0" t="0" r="0" b="0"/>
            <wp:docPr id="48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1546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B97DA" w14:textId="77777777" w:rsidR="00E879D8" w:rsidRDefault="00E879D8"/>
    <w:p w14:paraId="0CFD6775" w14:textId="77777777" w:rsidR="00E879D8" w:rsidRDefault="00000000">
      <w:pPr>
        <w:pStyle w:val="Titre2"/>
        <w:rPr>
          <w:b/>
        </w:rPr>
      </w:pPr>
      <w:bookmarkStart w:id="12" w:name="_flw5riwwkcr2" w:colFirst="0" w:colLast="0"/>
      <w:bookmarkEnd w:id="12"/>
      <w:r>
        <w:rPr>
          <w:b/>
        </w:rPr>
        <w:t>Le découpage en couches 2/2</w:t>
      </w:r>
    </w:p>
    <w:p w14:paraId="7076A999" w14:textId="77777777" w:rsidR="00E879D8" w:rsidRDefault="00E879D8"/>
    <w:p w14:paraId="13555855" w14:textId="77777777" w:rsidR="00E879D8" w:rsidRDefault="00000000">
      <w:pPr>
        <w:rPr>
          <w:b/>
        </w:rPr>
      </w:pPr>
      <w:r>
        <w:rPr>
          <w:b/>
        </w:rPr>
        <w:t>Couche présentation :</w:t>
      </w:r>
    </w:p>
    <w:p w14:paraId="4C2A7132" w14:textId="77777777" w:rsidR="00E879D8" w:rsidRDefault="00000000">
      <w:pPr>
        <w:numPr>
          <w:ilvl w:val="0"/>
          <w:numId w:val="41"/>
        </w:numPr>
      </w:pPr>
      <w:r>
        <w:t>Partie visuelle et interactive de l’application (IHM)</w:t>
      </w:r>
    </w:p>
    <w:p w14:paraId="13456D79" w14:textId="77777777" w:rsidR="00E879D8" w:rsidRDefault="00000000">
      <w:pPr>
        <w:numPr>
          <w:ilvl w:val="0"/>
          <w:numId w:val="41"/>
        </w:numPr>
      </w:pPr>
      <w:r>
        <w:t>Interface classique (client lourd) ou web (client léger)</w:t>
      </w:r>
    </w:p>
    <w:p w14:paraId="69857A6B" w14:textId="77777777" w:rsidR="00E879D8" w:rsidRDefault="00E879D8"/>
    <w:p w14:paraId="40B6554E" w14:textId="77777777" w:rsidR="00E879D8" w:rsidRDefault="00000000">
      <w:pPr>
        <w:rPr>
          <w:b/>
        </w:rPr>
      </w:pPr>
      <w:r>
        <w:rPr>
          <w:b/>
        </w:rPr>
        <w:t>Couche application :</w:t>
      </w:r>
    </w:p>
    <w:p w14:paraId="2DF36389" w14:textId="77777777" w:rsidR="00E879D8" w:rsidRDefault="00000000">
      <w:pPr>
        <w:numPr>
          <w:ilvl w:val="0"/>
          <w:numId w:val="42"/>
        </w:numPr>
      </w:pPr>
      <w:r>
        <w:t>Partie logique, fonctionnelle et métier (règles de gestion)</w:t>
      </w:r>
    </w:p>
    <w:p w14:paraId="6D3E3C35" w14:textId="77777777" w:rsidR="00E879D8" w:rsidRDefault="00E879D8"/>
    <w:p w14:paraId="0798BB5D" w14:textId="77777777" w:rsidR="00E879D8" w:rsidRDefault="00000000">
      <w:pPr>
        <w:rPr>
          <w:b/>
        </w:rPr>
      </w:pPr>
      <w:r>
        <w:rPr>
          <w:b/>
        </w:rPr>
        <w:t>Couche donnée :</w:t>
      </w:r>
    </w:p>
    <w:p w14:paraId="095886E0" w14:textId="77777777" w:rsidR="00E879D8" w:rsidRDefault="00000000">
      <w:pPr>
        <w:numPr>
          <w:ilvl w:val="0"/>
          <w:numId w:val="33"/>
        </w:numPr>
      </w:pPr>
      <w:r>
        <w:t>Partie chargée de la manipulation des données</w:t>
      </w:r>
    </w:p>
    <w:p w14:paraId="243AF9AC" w14:textId="77777777" w:rsidR="00E879D8" w:rsidRDefault="00E879D8"/>
    <w:p w14:paraId="0588FB1A" w14:textId="77777777" w:rsidR="00E879D8" w:rsidRDefault="00000000">
      <w:pPr>
        <w:pStyle w:val="Titre2"/>
        <w:rPr>
          <w:b/>
        </w:rPr>
      </w:pPr>
      <w:bookmarkStart w:id="13" w:name="_7qvvogky4h9" w:colFirst="0" w:colLast="0"/>
      <w:bookmarkEnd w:id="13"/>
      <w:r>
        <w:rPr>
          <w:b/>
        </w:rPr>
        <w:t>La couche présentation</w:t>
      </w:r>
    </w:p>
    <w:p w14:paraId="7315D016" w14:textId="77777777" w:rsidR="00E879D8" w:rsidRDefault="00E879D8"/>
    <w:p w14:paraId="26DCCC50" w14:textId="77777777" w:rsidR="00E879D8" w:rsidRDefault="00000000">
      <w:r>
        <w:t>Gestion du domaine et interactions avec l’utilisateur</w:t>
      </w:r>
    </w:p>
    <w:p w14:paraId="7F96D753" w14:textId="77777777" w:rsidR="00E879D8" w:rsidRDefault="00E879D8"/>
    <w:p w14:paraId="58CF892E" w14:textId="77777777" w:rsidR="00E879D8" w:rsidRDefault="00000000">
      <w:r>
        <w:t>Logique de présentation</w:t>
      </w:r>
    </w:p>
    <w:p w14:paraId="2CCE97A2" w14:textId="77777777" w:rsidR="00E879D8" w:rsidRDefault="00000000">
      <w:pPr>
        <w:numPr>
          <w:ilvl w:val="0"/>
          <w:numId w:val="54"/>
        </w:numPr>
      </w:pPr>
      <w:r>
        <w:t>Navigation (enchaînement des écrans)</w:t>
      </w:r>
    </w:p>
    <w:p w14:paraId="0C9BE73D" w14:textId="77777777" w:rsidR="00E879D8" w:rsidRDefault="00000000">
      <w:pPr>
        <w:numPr>
          <w:ilvl w:val="0"/>
          <w:numId w:val="55"/>
        </w:numPr>
      </w:pPr>
      <w:r>
        <w:t>Appel aux services métiers (situés sur le serveur)</w:t>
      </w:r>
    </w:p>
    <w:p w14:paraId="5402CA47" w14:textId="77777777" w:rsidR="00E879D8" w:rsidRDefault="00000000">
      <w:pPr>
        <w:numPr>
          <w:ilvl w:val="0"/>
          <w:numId w:val="23"/>
        </w:numPr>
      </w:pPr>
      <w:r>
        <w:t>Traitement des données retournées par les services métiers</w:t>
      </w:r>
    </w:p>
    <w:p w14:paraId="0A16EBB3" w14:textId="77777777" w:rsidR="00E879D8" w:rsidRDefault="00000000">
      <w:pPr>
        <w:numPr>
          <w:ilvl w:val="0"/>
          <w:numId w:val="129"/>
        </w:numPr>
      </w:pPr>
      <w:r>
        <w:t>Mise en forme des résultats et présentation de ceux-ci</w:t>
      </w:r>
    </w:p>
    <w:p w14:paraId="2C5CE6B4" w14:textId="77777777" w:rsidR="00E879D8" w:rsidRDefault="00E879D8"/>
    <w:p w14:paraId="030B5578" w14:textId="77777777" w:rsidR="00E879D8" w:rsidRDefault="00E879D8"/>
    <w:p w14:paraId="64DA9A68" w14:textId="77777777" w:rsidR="00E879D8" w:rsidRDefault="00000000">
      <w:r>
        <w:t>Isolation des responsabilités</w:t>
      </w:r>
    </w:p>
    <w:p w14:paraId="3162825E" w14:textId="77777777" w:rsidR="00E879D8" w:rsidRDefault="00000000">
      <w:pPr>
        <w:numPr>
          <w:ilvl w:val="0"/>
          <w:numId w:val="108"/>
        </w:numPr>
      </w:pPr>
      <w:proofErr w:type="gramStart"/>
      <w:r>
        <w:t>découplage</w:t>
      </w:r>
      <w:proofErr w:type="gramEnd"/>
      <w:r>
        <w:t xml:space="preserve"> des couches entre elles</w:t>
      </w:r>
    </w:p>
    <w:p w14:paraId="2B3020EC" w14:textId="77777777" w:rsidR="00E879D8" w:rsidRDefault="00000000">
      <w:pPr>
        <w:numPr>
          <w:ilvl w:val="0"/>
          <w:numId w:val="108"/>
        </w:numPr>
      </w:pPr>
      <w:proofErr w:type="gramStart"/>
      <w:r>
        <w:lastRenderedPageBreak/>
        <w:t>séparation</w:t>
      </w:r>
      <w:proofErr w:type="gramEnd"/>
      <w:r>
        <w:t xml:space="preserve"> des responsabilités</w:t>
      </w:r>
    </w:p>
    <w:p w14:paraId="706BD03A" w14:textId="77777777" w:rsidR="00E879D8" w:rsidRDefault="00000000">
      <w:pPr>
        <w:numPr>
          <w:ilvl w:val="0"/>
          <w:numId w:val="108"/>
        </w:numPr>
      </w:pPr>
      <w:proofErr w:type="gramStart"/>
      <w:r>
        <w:t>minimiser</w:t>
      </w:r>
      <w:proofErr w:type="gramEnd"/>
      <w:r>
        <w:t xml:space="preserve"> l'impact du changement</w:t>
      </w:r>
    </w:p>
    <w:p w14:paraId="732040BF" w14:textId="77777777" w:rsidR="00E879D8" w:rsidRDefault="00E879D8"/>
    <w:p w14:paraId="3760CD02" w14:textId="77777777" w:rsidR="00E879D8" w:rsidRDefault="00E879D8"/>
    <w:p w14:paraId="17A595AE" w14:textId="77777777" w:rsidR="00E879D8" w:rsidRDefault="00E879D8"/>
    <w:p w14:paraId="466BE06B" w14:textId="77777777" w:rsidR="00E879D8" w:rsidRDefault="00000000">
      <w:pPr>
        <w:pStyle w:val="Titre2"/>
        <w:rPr>
          <w:b/>
        </w:rPr>
      </w:pPr>
      <w:bookmarkStart w:id="14" w:name="_cwr2y1p829di" w:colFirst="0" w:colLast="0"/>
      <w:bookmarkEnd w:id="14"/>
      <w:r>
        <w:rPr>
          <w:b/>
        </w:rPr>
        <w:t>Le modèle de conception : MVC</w:t>
      </w:r>
    </w:p>
    <w:p w14:paraId="338D4928" w14:textId="77777777" w:rsidR="00E879D8" w:rsidRDefault="00E879D8"/>
    <w:p w14:paraId="4E3C46AB" w14:textId="77777777" w:rsidR="00E879D8" w:rsidRDefault="00000000">
      <w:r>
        <w:t xml:space="preserve">Model / </w:t>
      </w:r>
      <w:proofErr w:type="spellStart"/>
      <w:r>
        <w:t>View</w:t>
      </w:r>
      <w:proofErr w:type="spellEnd"/>
      <w:r>
        <w:t xml:space="preserve"> / Controller</w:t>
      </w:r>
    </w:p>
    <w:p w14:paraId="796FDE5E" w14:textId="77777777" w:rsidR="00E879D8" w:rsidRDefault="00E879D8"/>
    <w:p w14:paraId="53B2AA98" w14:textId="77777777" w:rsidR="00E879D8" w:rsidRDefault="00000000">
      <w:r>
        <w:rPr>
          <w:noProof/>
        </w:rPr>
        <w:drawing>
          <wp:inline distT="114300" distB="114300" distL="114300" distR="114300" wp14:anchorId="6331B68E" wp14:editId="053562DF">
            <wp:extent cx="4614863" cy="2289191"/>
            <wp:effectExtent l="0" t="0" r="0" b="0"/>
            <wp:docPr id="103" name="image1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22891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47592C" w14:textId="77777777" w:rsidR="00E879D8" w:rsidRDefault="00E879D8"/>
    <w:p w14:paraId="34349931" w14:textId="77777777" w:rsidR="00E879D8" w:rsidRDefault="00E879D8"/>
    <w:p w14:paraId="60E5CD15" w14:textId="77777777" w:rsidR="00E879D8" w:rsidRDefault="00000000">
      <w:pPr>
        <w:pStyle w:val="Titre2"/>
        <w:rPr>
          <w:b/>
        </w:rPr>
      </w:pPr>
      <w:bookmarkStart w:id="15" w:name="_4r4znj25fmi5" w:colFirst="0" w:colLast="0"/>
      <w:bookmarkEnd w:id="15"/>
      <w:r>
        <w:rPr>
          <w:b/>
        </w:rPr>
        <w:t xml:space="preserve">La scène </w:t>
      </w:r>
      <w:proofErr w:type="spellStart"/>
      <w:r>
        <w:rPr>
          <w:b/>
        </w:rPr>
        <w:t>JavaFX</w:t>
      </w:r>
      <w:proofErr w:type="spellEnd"/>
    </w:p>
    <w:p w14:paraId="6AF98820" w14:textId="77777777" w:rsidR="00E879D8" w:rsidRDefault="00E879D8"/>
    <w:p w14:paraId="01E82A3E" w14:textId="77777777" w:rsidR="00E879D8" w:rsidRDefault="00000000">
      <w:r>
        <w:t>Une représentation de théâtre</w:t>
      </w:r>
    </w:p>
    <w:p w14:paraId="42A92E51" w14:textId="77777777" w:rsidR="00E879D8" w:rsidRDefault="00E879D8"/>
    <w:p w14:paraId="6F62B031" w14:textId="77777777" w:rsidR="00E879D8" w:rsidRDefault="00000000">
      <w:r>
        <w:t>Container de plus haut niveau (fenêtre)</w:t>
      </w:r>
    </w:p>
    <w:p w14:paraId="380E45AE" w14:textId="77777777" w:rsidR="00E879D8" w:rsidRDefault="00E879D8"/>
    <w:p w14:paraId="1694040C" w14:textId="77777777" w:rsidR="00E879D8" w:rsidRDefault="00000000">
      <w:r>
        <w:t>Compose une page de l'application : Contient tous les éléments de notre interface graphique</w:t>
      </w:r>
    </w:p>
    <w:p w14:paraId="476C000C" w14:textId="77777777" w:rsidR="00E879D8" w:rsidRDefault="00E879D8"/>
    <w:p w14:paraId="154AB556" w14:textId="77777777" w:rsidR="00E879D8" w:rsidRDefault="00000000">
      <w:pPr>
        <w:rPr>
          <w:b/>
        </w:rPr>
      </w:pPr>
      <w:proofErr w:type="spellStart"/>
      <w:r>
        <w:t>Noeuds</w:t>
      </w:r>
      <w:proofErr w:type="spellEnd"/>
      <w:r>
        <w:t xml:space="preserve"> </w:t>
      </w:r>
      <w:proofErr w:type="spellStart"/>
      <w:r>
        <w:t>JavaFX</w:t>
      </w:r>
      <w:proofErr w:type="spellEnd"/>
      <w:r>
        <w:t xml:space="preserve"> (composants ou groupes) qui sont des objets de type Node.</w:t>
      </w:r>
    </w:p>
    <w:p w14:paraId="6E1B6A13" w14:textId="4B25260F" w:rsidR="00E879D8" w:rsidRDefault="00000000">
      <w:r>
        <w:rPr>
          <w:noProof/>
        </w:rPr>
        <w:drawing>
          <wp:inline distT="114300" distB="114300" distL="114300" distR="114300" wp14:anchorId="6C1EAD19" wp14:editId="6FE378BD">
            <wp:extent cx="2395538" cy="1890356"/>
            <wp:effectExtent l="0" t="0" r="0" b="0"/>
            <wp:docPr id="69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1890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C41135">
        <w:t xml:space="preserve"> </w:t>
      </w:r>
    </w:p>
    <w:p w14:paraId="2CC13FD5" w14:textId="77777777" w:rsidR="00E879D8" w:rsidRDefault="00E879D8"/>
    <w:p w14:paraId="0CBA9BA2" w14:textId="77777777" w:rsidR="00E879D8" w:rsidRDefault="00E879D8"/>
    <w:p w14:paraId="6DF153BD" w14:textId="77777777" w:rsidR="00E879D8" w:rsidRDefault="00000000">
      <w:pPr>
        <w:pStyle w:val="Titre2"/>
      </w:pPr>
      <w:bookmarkStart w:id="16" w:name="_6yeqmjwlvbxg" w:colFirst="0" w:colLast="0"/>
      <w:bookmarkEnd w:id="16"/>
      <w:r>
        <w:rPr>
          <w:b/>
        </w:rPr>
        <w:t xml:space="preserve">Structure d’une application </w:t>
      </w:r>
      <w:proofErr w:type="spellStart"/>
      <w:r>
        <w:rPr>
          <w:b/>
        </w:rPr>
        <w:t>JavaFX</w:t>
      </w:r>
      <w:proofErr w:type="spellEnd"/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49BD0CB" wp14:editId="68A59F09">
            <wp:simplePos x="0" y="0"/>
            <wp:positionH relativeFrom="column">
              <wp:posOffset>704850</wp:posOffset>
            </wp:positionH>
            <wp:positionV relativeFrom="paragraph">
              <wp:posOffset>476250</wp:posOffset>
            </wp:positionV>
            <wp:extent cx="2454435" cy="3037466"/>
            <wp:effectExtent l="0" t="0" r="0" b="0"/>
            <wp:wrapNone/>
            <wp:docPr id="38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4435" cy="303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267B36" w14:textId="77777777" w:rsidR="00E879D8" w:rsidRDefault="00E879D8"/>
    <w:p w14:paraId="0551A2B5" w14:textId="77777777" w:rsidR="00E879D8" w:rsidRDefault="00E879D8">
      <w:pPr>
        <w:jc w:val="right"/>
      </w:pPr>
    </w:p>
    <w:p w14:paraId="27DBB64C" w14:textId="77777777" w:rsidR="00E879D8" w:rsidRDefault="00E879D8">
      <w:pPr>
        <w:jc w:val="right"/>
      </w:pPr>
    </w:p>
    <w:p w14:paraId="32ED5275" w14:textId="77777777" w:rsidR="00E879D8" w:rsidRDefault="00E879D8">
      <w:pPr>
        <w:jc w:val="right"/>
      </w:pPr>
    </w:p>
    <w:p w14:paraId="55812BF8" w14:textId="77777777" w:rsidR="00E879D8" w:rsidRDefault="00E879D8">
      <w:pPr>
        <w:jc w:val="right"/>
      </w:pPr>
    </w:p>
    <w:p w14:paraId="57809E49" w14:textId="77777777" w:rsidR="00E879D8" w:rsidRDefault="00000000">
      <w:pPr>
        <w:jc w:val="right"/>
      </w:pPr>
      <w:r>
        <w:t xml:space="preserve">La scène contient tous les composants </w:t>
      </w:r>
    </w:p>
    <w:p w14:paraId="7C454483" w14:textId="77777777" w:rsidR="00E879D8" w:rsidRDefault="00000000">
      <w:pPr>
        <w:jc w:val="right"/>
      </w:pPr>
      <w:proofErr w:type="gramStart"/>
      <w:r>
        <w:t>de</w:t>
      </w:r>
      <w:proofErr w:type="gramEnd"/>
      <w:r>
        <w:t xml:space="preserve"> votre interface graphique</w:t>
      </w:r>
    </w:p>
    <w:p w14:paraId="0862484F" w14:textId="77777777" w:rsidR="00E879D8" w:rsidRDefault="00E879D8"/>
    <w:p w14:paraId="3D7CB5C6" w14:textId="77777777" w:rsidR="00E879D8" w:rsidRDefault="00E879D8"/>
    <w:p w14:paraId="745633CF" w14:textId="77777777" w:rsidR="00E879D8" w:rsidRDefault="00E879D8"/>
    <w:p w14:paraId="2A0E85F6" w14:textId="77777777" w:rsidR="00E879D8" w:rsidRDefault="00E879D8"/>
    <w:p w14:paraId="0A35E84A" w14:textId="77777777" w:rsidR="00E879D8" w:rsidRDefault="00E879D8"/>
    <w:p w14:paraId="511D2205" w14:textId="77777777" w:rsidR="00E879D8" w:rsidRDefault="00E879D8"/>
    <w:p w14:paraId="65AEEA10" w14:textId="77777777" w:rsidR="00E879D8" w:rsidRDefault="00E879D8"/>
    <w:p w14:paraId="02565643" w14:textId="77777777" w:rsidR="00E879D8" w:rsidRDefault="00E879D8"/>
    <w:p w14:paraId="4537F1C6" w14:textId="77777777" w:rsidR="00E879D8" w:rsidRDefault="00E879D8"/>
    <w:p w14:paraId="0E4323EF" w14:textId="77777777" w:rsidR="00E879D8" w:rsidRDefault="00000000">
      <w:pPr>
        <w:pStyle w:val="Titre1"/>
      </w:pPr>
      <w:bookmarkStart w:id="17" w:name="_amfg1199cxnc" w:colFirst="0" w:colLast="0"/>
      <w:bookmarkEnd w:id="17"/>
      <w:r>
        <w:t>IV- Le graphe de scène</w:t>
      </w:r>
    </w:p>
    <w:p w14:paraId="40C63AA0" w14:textId="77777777" w:rsidR="00E879D8" w:rsidRDefault="00E879D8"/>
    <w:p w14:paraId="0FC3EBD0" w14:textId="77777777" w:rsidR="00E879D8" w:rsidRDefault="00000000">
      <w:r>
        <w:t>Structure hiérarchique de l’interface graphique</w:t>
      </w:r>
    </w:p>
    <w:p w14:paraId="6A3A3C50" w14:textId="77777777" w:rsidR="00E879D8" w:rsidRDefault="00000000">
      <w:pPr>
        <w:numPr>
          <w:ilvl w:val="0"/>
          <w:numId w:val="90"/>
        </w:numPr>
      </w:pPr>
      <w:proofErr w:type="gramStart"/>
      <w:r>
        <w:t>c’est</w:t>
      </w:r>
      <w:proofErr w:type="gramEnd"/>
      <w:r>
        <w:t xml:space="preserve"> un graphe orienté acyclique</w:t>
      </w:r>
    </w:p>
    <w:p w14:paraId="5728BA47" w14:textId="77777777" w:rsidR="00E879D8" w:rsidRDefault="00E879D8"/>
    <w:p w14:paraId="507F213D" w14:textId="77777777" w:rsidR="00E879D8" w:rsidRDefault="00000000">
      <w:r>
        <w:t xml:space="preserve">Les </w:t>
      </w:r>
      <w:proofErr w:type="spellStart"/>
      <w:r>
        <w:t>noeuds</w:t>
      </w:r>
      <w:proofErr w:type="spellEnd"/>
      <w:r>
        <w:t xml:space="preserve"> peuvent être de trois </w:t>
      </w:r>
      <w:proofErr w:type="gramStart"/>
      <w:r>
        <w:t>types:</w:t>
      </w:r>
      <w:proofErr w:type="gramEnd"/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4D30B50" wp14:editId="1F65DD3F">
            <wp:simplePos x="0" y="0"/>
            <wp:positionH relativeFrom="column">
              <wp:posOffset>2743200</wp:posOffset>
            </wp:positionH>
            <wp:positionV relativeFrom="paragraph">
              <wp:posOffset>177212</wp:posOffset>
            </wp:positionV>
            <wp:extent cx="1576388" cy="722511"/>
            <wp:effectExtent l="0" t="0" r="0" b="0"/>
            <wp:wrapNone/>
            <wp:docPr id="66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6388" cy="722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2B0D22" w14:textId="77777777" w:rsidR="00E879D8" w:rsidRDefault="00000000">
      <w:pPr>
        <w:numPr>
          <w:ilvl w:val="0"/>
          <w:numId w:val="35"/>
        </w:numPr>
      </w:pPr>
      <w:proofErr w:type="gramStart"/>
      <w:r>
        <w:t>racine</w:t>
      </w:r>
      <w:proofErr w:type="gramEnd"/>
    </w:p>
    <w:p w14:paraId="66A3A15F" w14:textId="77777777" w:rsidR="00E879D8" w:rsidRDefault="00000000">
      <w:pPr>
        <w:numPr>
          <w:ilvl w:val="0"/>
          <w:numId w:val="35"/>
        </w:numPr>
      </w:pPr>
      <w:proofErr w:type="spellStart"/>
      <w:proofErr w:type="gramStart"/>
      <w:r>
        <w:t>noeud</w:t>
      </w:r>
      <w:proofErr w:type="spellEnd"/>
      <w:proofErr w:type="gramEnd"/>
      <w:r>
        <w:t xml:space="preserve"> intermédiaire (ou branche)</w:t>
      </w:r>
    </w:p>
    <w:p w14:paraId="2E72B96A" w14:textId="77777777" w:rsidR="00E879D8" w:rsidRDefault="00000000">
      <w:pPr>
        <w:numPr>
          <w:ilvl w:val="0"/>
          <w:numId w:val="35"/>
        </w:numPr>
      </w:pPr>
      <w:proofErr w:type="gramStart"/>
      <w:r>
        <w:t>feuille</w:t>
      </w:r>
      <w:proofErr w:type="gramEnd"/>
    </w:p>
    <w:p w14:paraId="023FF3AC" w14:textId="77777777" w:rsidR="00E879D8" w:rsidRDefault="00E879D8"/>
    <w:p w14:paraId="6A73D0FE" w14:textId="77777777" w:rsidR="00E879D8" w:rsidRDefault="00000000">
      <w:r>
        <w:t xml:space="preserve">Généralement : </w:t>
      </w:r>
    </w:p>
    <w:p w14:paraId="7825935D" w14:textId="77777777" w:rsidR="00E879D8" w:rsidRDefault="00000000">
      <w:pPr>
        <w:numPr>
          <w:ilvl w:val="0"/>
          <w:numId w:val="94"/>
        </w:numPr>
      </w:pPr>
      <w:proofErr w:type="gramStart"/>
      <w:r>
        <w:t>feuilles</w:t>
      </w:r>
      <w:proofErr w:type="gramEnd"/>
      <w:r>
        <w:t xml:space="preserve"> : composants visibles (texte, bouton, </w:t>
      </w:r>
      <w:proofErr w:type="spellStart"/>
      <w:r>
        <w:t>etc</w:t>
      </w:r>
      <w:proofErr w:type="spellEnd"/>
      <w:r>
        <w:t xml:space="preserve">) </w:t>
      </w:r>
    </w:p>
    <w:p w14:paraId="549347A0" w14:textId="77777777" w:rsidR="00E879D8" w:rsidRDefault="00000000">
      <w:pPr>
        <w:numPr>
          <w:ilvl w:val="0"/>
          <w:numId w:val="94"/>
        </w:numPr>
      </w:pPr>
      <w:proofErr w:type="gramStart"/>
      <w:r>
        <w:t>racine</w:t>
      </w:r>
      <w:proofErr w:type="gramEnd"/>
      <w:r>
        <w:t xml:space="preserve"> et nœuds intermédiaires : éléments de structuration </w:t>
      </w:r>
    </w:p>
    <w:p w14:paraId="312FB43F" w14:textId="77777777" w:rsidR="00E879D8" w:rsidRDefault="00E879D8"/>
    <w:p w14:paraId="0E2296AD" w14:textId="77777777" w:rsidR="00E879D8" w:rsidRDefault="00000000">
      <w:pPr>
        <w:pStyle w:val="Titre2"/>
        <w:rPr>
          <w:b/>
        </w:rPr>
      </w:pPr>
      <w:bookmarkStart w:id="18" w:name="_7qyn3vz4bk0f" w:colFirst="0" w:colLast="0"/>
      <w:bookmarkEnd w:id="18"/>
      <w:r>
        <w:rPr>
          <w:b/>
        </w:rPr>
        <w:t>La classe Node</w:t>
      </w:r>
    </w:p>
    <w:p w14:paraId="5FFB30C1" w14:textId="77777777" w:rsidR="00E879D8" w:rsidRDefault="00E879D8"/>
    <w:p w14:paraId="428A4803" w14:textId="77777777" w:rsidR="00E879D8" w:rsidRDefault="00000000">
      <w:r>
        <w:t xml:space="preserve">Tous les éléments contenus dans le graphe de scène héritent de la classe </w:t>
      </w:r>
      <w:proofErr w:type="spellStart"/>
      <w:proofErr w:type="gramStart"/>
      <w:r>
        <w:t>javafx.scene</w:t>
      </w:r>
      <w:proofErr w:type="gramEnd"/>
      <w:r>
        <w:t>.Node</w:t>
      </w:r>
      <w:proofErr w:type="spellEnd"/>
    </w:p>
    <w:p w14:paraId="4DF96425" w14:textId="77777777" w:rsidR="00E879D8" w:rsidRDefault="00E879D8"/>
    <w:p w14:paraId="7383BD19" w14:textId="77777777" w:rsidR="00E879D8" w:rsidRDefault="00000000">
      <w:r>
        <w:t xml:space="preserve">C’est une classe abstraite représentant un </w:t>
      </w:r>
      <w:proofErr w:type="spellStart"/>
      <w:r>
        <w:t>noeud</w:t>
      </w:r>
      <w:proofErr w:type="spellEnd"/>
    </w:p>
    <w:p w14:paraId="1FFA6A3C" w14:textId="77777777" w:rsidR="00E879D8" w:rsidRDefault="00000000">
      <w:r>
        <w:t>Elle possède de nombreuses sous-</w:t>
      </w:r>
      <w:proofErr w:type="gramStart"/>
      <w:r>
        <w:t>classes:</w:t>
      </w:r>
      <w:proofErr w:type="gramEnd"/>
    </w:p>
    <w:p w14:paraId="64CA46E7" w14:textId="77777777" w:rsidR="00E879D8" w:rsidRDefault="00000000">
      <w:pPr>
        <w:numPr>
          <w:ilvl w:val="0"/>
          <w:numId w:val="72"/>
        </w:numPr>
      </w:pPr>
      <w:proofErr w:type="gramStart"/>
      <w:r>
        <w:lastRenderedPageBreak/>
        <w:t>les</w:t>
      </w:r>
      <w:proofErr w:type="gramEnd"/>
      <w:r>
        <w:t xml:space="preserve"> composants graphiques standards (UI control)</w:t>
      </w:r>
    </w:p>
    <w:p w14:paraId="3F0EF438" w14:textId="77777777" w:rsidR="00E879D8" w:rsidRDefault="00000000">
      <w:pPr>
        <w:numPr>
          <w:ilvl w:val="0"/>
          <w:numId w:val="72"/>
        </w:numPr>
      </w:pPr>
      <w:proofErr w:type="gramStart"/>
      <w:r>
        <w:t>les</w:t>
      </w:r>
      <w:proofErr w:type="gramEnd"/>
      <w:r>
        <w:t xml:space="preserve"> formes primitives (Shape)</w:t>
      </w:r>
    </w:p>
    <w:p w14:paraId="3BBBDC30" w14:textId="77777777" w:rsidR="00E879D8" w:rsidRDefault="00000000">
      <w:pPr>
        <w:numPr>
          <w:ilvl w:val="0"/>
          <w:numId w:val="72"/>
        </w:numPr>
      </w:pPr>
      <w:r>
        <w:t xml:space="preserve"> </w:t>
      </w:r>
      <w:proofErr w:type="gramStart"/>
      <w:r>
        <w:t>les</w:t>
      </w:r>
      <w:proofErr w:type="gramEnd"/>
      <w:r>
        <w:t xml:space="preserve"> conteneurs (</w:t>
      </w:r>
      <w:proofErr w:type="spellStart"/>
      <w:r>
        <w:t>Layout</w:t>
      </w:r>
      <w:proofErr w:type="spellEnd"/>
      <w:r>
        <w:t xml:space="preserve">-Pane ou simplement Pane) </w:t>
      </w:r>
    </w:p>
    <w:p w14:paraId="30FB0118" w14:textId="77777777" w:rsidR="00E879D8" w:rsidRDefault="00000000">
      <w:pPr>
        <w:numPr>
          <w:ilvl w:val="0"/>
          <w:numId w:val="72"/>
        </w:numPr>
      </w:pPr>
      <w:r>
        <w:t xml:space="preserve"> </w:t>
      </w:r>
      <w:proofErr w:type="gramStart"/>
      <w:r>
        <w:t>les</w:t>
      </w:r>
      <w:proofErr w:type="gramEnd"/>
      <w:r>
        <w:t xml:space="preserve"> composants spécialisés (exemple </w:t>
      </w:r>
      <w:proofErr w:type="spellStart"/>
      <w:r>
        <w:t>MediaView</w:t>
      </w:r>
      <w:proofErr w:type="spellEnd"/>
      <w:r>
        <w:t xml:space="preserve"> ou </w:t>
      </w:r>
      <w:proofErr w:type="spellStart"/>
      <w:r>
        <w:t>WebView</w:t>
      </w:r>
      <w:proofErr w:type="spellEnd"/>
      <w:r>
        <w:t>)</w:t>
      </w:r>
    </w:p>
    <w:p w14:paraId="2865BF86" w14:textId="77777777" w:rsidR="00E879D8" w:rsidRDefault="00E879D8"/>
    <w:p w14:paraId="62714E4C" w14:textId="77777777" w:rsidR="00E879D8" w:rsidRDefault="00000000">
      <w:pPr>
        <w:pStyle w:val="Titre2"/>
        <w:rPr>
          <w:b/>
        </w:rPr>
      </w:pPr>
      <w:bookmarkStart w:id="19" w:name="_xrsltm3m3ofh" w:colFirst="0" w:colLast="0"/>
      <w:bookmarkEnd w:id="19"/>
      <w:r>
        <w:rPr>
          <w:b/>
        </w:rPr>
        <w:t>Sous-classes de Node</w:t>
      </w:r>
    </w:p>
    <w:p w14:paraId="2FD5928D" w14:textId="77777777" w:rsidR="00E879D8" w:rsidRDefault="00000000">
      <w:r>
        <w:rPr>
          <w:noProof/>
        </w:rPr>
        <w:drawing>
          <wp:inline distT="114300" distB="114300" distL="114300" distR="114300" wp14:anchorId="21E583EB" wp14:editId="7D029387">
            <wp:extent cx="4129088" cy="2338902"/>
            <wp:effectExtent l="0" t="0" r="0" b="0"/>
            <wp:docPr id="44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3389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63F601" w14:textId="77777777" w:rsidR="00E879D8" w:rsidRDefault="00E879D8"/>
    <w:p w14:paraId="28E1427B" w14:textId="77777777" w:rsidR="00E879D8" w:rsidRDefault="00000000">
      <w:pPr>
        <w:pStyle w:val="Titre2"/>
        <w:rPr>
          <w:b/>
        </w:rPr>
      </w:pPr>
      <w:bookmarkStart w:id="20" w:name="_9wlty0nhq8pi" w:colFirst="0" w:colLast="0"/>
      <w:bookmarkEnd w:id="20"/>
      <w:r>
        <w:rPr>
          <w:b/>
        </w:rPr>
        <w:t>Illustration d’un graphe</w:t>
      </w:r>
    </w:p>
    <w:p w14:paraId="64C03269" w14:textId="77777777" w:rsidR="00E879D8" w:rsidRDefault="00E879D8"/>
    <w:p w14:paraId="3C5ADC28" w14:textId="77777777" w:rsidR="00E879D8" w:rsidRDefault="00000000">
      <w:r>
        <w:t xml:space="preserve">Arbre comportant : racine, branches et </w:t>
      </w:r>
      <w:proofErr w:type="gramStart"/>
      <w:r>
        <w:t>feuilles:</w:t>
      </w:r>
      <w:proofErr w:type="gramEnd"/>
    </w:p>
    <w:p w14:paraId="04BCC799" w14:textId="77777777" w:rsidR="00E879D8" w:rsidRDefault="00E879D8"/>
    <w:p w14:paraId="5941DC9F" w14:textId="77777777" w:rsidR="00E879D8" w:rsidRDefault="00000000">
      <w:r>
        <w:rPr>
          <w:noProof/>
        </w:rPr>
        <w:drawing>
          <wp:inline distT="114300" distB="114300" distL="114300" distR="114300" wp14:anchorId="66E294FB" wp14:editId="1D7A539A">
            <wp:extent cx="2319338" cy="1067203"/>
            <wp:effectExtent l="0" t="0" r="0" b="0"/>
            <wp:docPr id="96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1067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9A7C3" w14:textId="77777777" w:rsidR="00E879D8" w:rsidRDefault="00E879D8"/>
    <w:p w14:paraId="4365C22D" w14:textId="77777777" w:rsidR="00E879D8" w:rsidRDefault="00000000">
      <w:r>
        <w:t xml:space="preserve">Exemple avec des classes </w:t>
      </w:r>
      <w:proofErr w:type="gramStart"/>
      <w:r>
        <w:t>concrètes:</w:t>
      </w:r>
      <w:proofErr w:type="gramEnd"/>
    </w:p>
    <w:p w14:paraId="31D70620" w14:textId="77777777" w:rsidR="00E879D8" w:rsidRDefault="00E879D8"/>
    <w:p w14:paraId="2112C1EF" w14:textId="77777777" w:rsidR="00E879D8" w:rsidRDefault="00000000">
      <w:r>
        <w:rPr>
          <w:noProof/>
        </w:rPr>
        <w:drawing>
          <wp:inline distT="114300" distB="114300" distL="114300" distR="114300" wp14:anchorId="78E5FC6E" wp14:editId="2A11FEB9">
            <wp:extent cx="2290763" cy="1050250"/>
            <wp:effectExtent l="0" t="0" r="0" b="0"/>
            <wp:docPr id="109" name="image1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105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A6AC2A" w14:textId="77777777" w:rsidR="00E879D8" w:rsidRDefault="00E879D8"/>
    <w:p w14:paraId="0027A5E5" w14:textId="77777777" w:rsidR="00E879D8" w:rsidRDefault="00E879D8"/>
    <w:p w14:paraId="0C14057B" w14:textId="77777777" w:rsidR="00E879D8" w:rsidRDefault="00000000">
      <w:pPr>
        <w:pStyle w:val="Titre1"/>
        <w:rPr>
          <w:b/>
        </w:rPr>
      </w:pPr>
      <w:bookmarkStart w:id="21" w:name="_9xzc6e7rbkuy" w:colFirst="0" w:colLast="0"/>
      <w:bookmarkEnd w:id="21"/>
      <w:r>
        <w:rPr>
          <w:b/>
        </w:rPr>
        <w:lastRenderedPageBreak/>
        <w:t xml:space="preserve">V- Les composants : UI </w:t>
      </w:r>
      <w:proofErr w:type="spellStart"/>
      <w:r>
        <w:rPr>
          <w:b/>
        </w:rPr>
        <w:t>controls</w:t>
      </w:r>
      <w:proofErr w:type="spellEnd"/>
    </w:p>
    <w:p w14:paraId="7722F781" w14:textId="77777777" w:rsidR="00E879D8" w:rsidRDefault="00000000">
      <w:r>
        <w:rPr>
          <w:noProof/>
        </w:rPr>
        <w:drawing>
          <wp:inline distT="114300" distB="114300" distL="114300" distR="114300" wp14:anchorId="0F65D54E" wp14:editId="50B4B97F">
            <wp:extent cx="5414963" cy="4367425"/>
            <wp:effectExtent l="0" t="0" r="0" b="0"/>
            <wp:docPr id="76" name="image6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436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E0472" w14:textId="77777777" w:rsidR="00E879D8" w:rsidRDefault="00E879D8"/>
    <w:p w14:paraId="647D4607" w14:textId="77777777" w:rsidR="00E879D8" w:rsidRDefault="00000000">
      <w:pPr>
        <w:pStyle w:val="Titre2"/>
        <w:rPr>
          <w:b/>
        </w:rPr>
      </w:pPr>
      <w:bookmarkStart w:id="22" w:name="_rxuk6q25ne8p" w:colFirst="0" w:colLast="0"/>
      <w:bookmarkEnd w:id="22"/>
      <w:r>
        <w:rPr>
          <w:b/>
        </w:rPr>
        <w:t>Les UI Controls</w:t>
      </w:r>
    </w:p>
    <w:p w14:paraId="34F478B9" w14:textId="77777777" w:rsidR="00E879D8" w:rsidRDefault="00E879D8"/>
    <w:p w14:paraId="21C8268D" w14:textId="77777777" w:rsidR="00E879D8" w:rsidRDefault="00000000">
      <w:r>
        <w:t xml:space="preserve">Ensemble de composants graphiques fournis par </w:t>
      </w:r>
      <w:proofErr w:type="spellStart"/>
      <w:r>
        <w:t>JavaFX</w:t>
      </w:r>
      <w:proofErr w:type="spellEnd"/>
    </w:p>
    <w:p w14:paraId="167BC4CB" w14:textId="77777777" w:rsidR="00E879D8" w:rsidRDefault="00000000">
      <w:r>
        <w:t xml:space="preserve">Héritent de la classe </w:t>
      </w:r>
      <w:proofErr w:type="gramStart"/>
      <w:r>
        <w:t>Control:</w:t>
      </w:r>
      <w:proofErr w:type="gramEnd"/>
      <w:r>
        <w:t xml:space="preserve"> package </w:t>
      </w:r>
      <w:proofErr w:type="spellStart"/>
      <w:proofErr w:type="gramStart"/>
      <w:r>
        <w:t>javafx.scene</w:t>
      </w:r>
      <w:proofErr w:type="gramEnd"/>
      <w:r>
        <w:t>.control</w:t>
      </w:r>
      <w:proofErr w:type="spellEnd"/>
    </w:p>
    <w:p w14:paraId="253963DC" w14:textId="77777777" w:rsidR="00E879D8" w:rsidRDefault="00000000">
      <w:pPr>
        <w:rPr>
          <w:sz w:val="18"/>
          <w:szCs w:val="18"/>
        </w:rPr>
      </w:pPr>
      <w:r>
        <w:t xml:space="preserve">Il faut les distinguer des conteneurs : </w:t>
      </w:r>
      <w:r>
        <w:rPr>
          <w:sz w:val="18"/>
          <w:szCs w:val="18"/>
        </w:rPr>
        <w:t xml:space="preserve">package </w:t>
      </w:r>
      <w:proofErr w:type="spellStart"/>
      <w:proofErr w:type="gramStart"/>
      <w:r>
        <w:rPr>
          <w:sz w:val="18"/>
          <w:szCs w:val="18"/>
        </w:rPr>
        <w:t>javafx.scene</w:t>
      </w:r>
      <w:proofErr w:type="gramEnd"/>
      <w:r>
        <w:rPr>
          <w:sz w:val="18"/>
          <w:szCs w:val="18"/>
        </w:rPr>
        <w:t>.control</w:t>
      </w:r>
      <w:proofErr w:type="spellEnd"/>
    </w:p>
    <w:p w14:paraId="25B8A6AC" w14:textId="77777777" w:rsidR="00E879D8" w:rsidRDefault="00000000">
      <w:r>
        <w:t xml:space="preserve">Certains sont des composants simples (libellé, bouton), d’autres sont </w:t>
      </w:r>
      <w:proofErr w:type="gramStart"/>
      <w:r>
        <w:t>complexes(</w:t>
      </w:r>
      <w:proofErr w:type="gramEnd"/>
      <w:r>
        <w:t xml:space="preserve">tableau, </w:t>
      </w:r>
      <w:proofErr w:type="gramStart"/>
      <w:r>
        <w:t>arbre,...</w:t>
      </w:r>
      <w:proofErr w:type="gramEnd"/>
      <w:r>
        <w:t>)</w:t>
      </w:r>
    </w:p>
    <w:p w14:paraId="37DECD5B" w14:textId="77777777" w:rsidR="00E879D8" w:rsidRDefault="00000000">
      <w:r>
        <w:t xml:space="preserve">Certains composants ont un contenu textuel </w:t>
      </w:r>
      <w:proofErr w:type="gramStart"/>
      <w:r>
        <w:t>associé:</w:t>
      </w:r>
      <w:proofErr w:type="gramEnd"/>
    </w:p>
    <w:p w14:paraId="7978F0B9" w14:textId="750A132C" w:rsidR="00E879D8" w:rsidRDefault="00000000">
      <w:pPr>
        <w:numPr>
          <w:ilvl w:val="0"/>
          <w:numId w:val="15"/>
        </w:numPr>
      </w:pPr>
      <w:r>
        <w:t xml:space="preserve"> </w:t>
      </w:r>
      <w:hyperlink r:id="rId20" w:history="1">
        <w:r w:rsidR="00C41135" w:rsidRPr="005400AD">
          <w:rPr>
            <w:rStyle w:val="Lienhypertexte"/>
          </w:rPr>
          <w:t>https://docs.oracle.com/javase/8/javafx/api/javafx/scene/control/Labeled.htmla</w:t>
        </w:r>
      </w:hyperlink>
      <w:r w:rsidR="00C41135">
        <w:t xml:space="preserve"> </w:t>
      </w:r>
      <w:r w:rsidR="00C41135">
        <w:tab/>
      </w:r>
    </w:p>
    <w:p w14:paraId="2FB7F327" w14:textId="77777777" w:rsidR="00E879D8" w:rsidRDefault="00000000">
      <w:pPr>
        <w:numPr>
          <w:ilvl w:val="0"/>
          <w:numId w:val="15"/>
        </w:numPr>
      </w:pPr>
      <w:proofErr w:type="gramStart"/>
      <w:r>
        <w:t>exemples</w:t>
      </w:r>
      <w:proofErr w:type="gramEnd"/>
      <w:r>
        <w:t xml:space="preserve"> de propriétés : </w:t>
      </w:r>
      <w:proofErr w:type="spellStart"/>
      <w:r>
        <w:t>text</w:t>
      </w:r>
      <w:proofErr w:type="spellEnd"/>
      <w:r>
        <w:t xml:space="preserve">, font, </w:t>
      </w:r>
      <w:proofErr w:type="spellStart"/>
      <w:r>
        <w:t>alignment</w:t>
      </w:r>
      <w:proofErr w:type="spellEnd"/>
      <w:r>
        <w:t>, etc.</w:t>
      </w:r>
    </w:p>
    <w:p w14:paraId="3EF7E214" w14:textId="77777777" w:rsidR="00E879D8" w:rsidRDefault="00000000">
      <w:r>
        <w:t>On peut aussi écrire nos propres Controls</w:t>
      </w:r>
    </w:p>
    <w:p w14:paraId="46A8FAF9" w14:textId="77777777" w:rsidR="00E879D8" w:rsidRDefault="00000000">
      <w:pPr>
        <w:pStyle w:val="Titre2"/>
      </w:pPr>
      <w:bookmarkStart w:id="23" w:name="_15oqcsd1xcxh" w:colFirst="0" w:colLast="0"/>
      <w:bookmarkEnd w:id="23"/>
      <w:r>
        <w:rPr>
          <w:b/>
        </w:rPr>
        <w:lastRenderedPageBreak/>
        <w:t>Exemple de Controls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403D24C3" wp14:editId="04B82EB3">
            <wp:simplePos x="0" y="0"/>
            <wp:positionH relativeFrom="column">
              <wp:posOffset>2409825</wp:posOffset>
            </wp:positionH>
            <wp:positionV relativeFrom="paragraph">
              <wp:posOffset>630659</wp:posOffset>
            </wp:positionV>
            <wp:extent cx="3033713" cy="4214776"/>
            <wp:effectExtent l="0" t="0" r="0" b="0"/>
            <wp:wrapNone/>
            <wp:docPr id="81" name="image7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4214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B0F6E6" w14:textId="77777777" w:rsidR="00E879D8" w:rsidRDefault="00000000">
      <w:r>
        <w:rPr>
          <w:noProof/>
        </w:rPr>
        <w:drawing>
          <wp:inline distT="114300" distB="114300" distL="114300" distR="114300" wp14:anchorId="28E4450C" wp14:editId="5839A3CA">
            <wp:extent cx="2107858" cy="4500563"/>
            <wp:effectExtent l="0" t="0" r="0" b="0"/>
            <wp:docPr id="28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7858" cy="4500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CCA98" w14:textId="77777777" w:rsidR="00E879D8" w:rsidRDefault="00000000">
      <w:r>
        <w:t xml:space="preserve">https://docs.oracle.com/javase/8/javafx/user-interface-tutorial/ui_controls.htm </w:t>
      </w:r>
    </w:p>
    <w:p w14:paraId="32F4F86B" w14:textId="77777777" w:rsidR="00E879D8" w:rsidRDefault="00E879D8"/>
    <w:p w14:paraId="7AEAFA7B" w14:textId="77777777" w:rsidR="00E879D8" w:rsidRDefault="00E879D8"/>
    <w:p w14:paraId="23984A2E" w14:textId="77777777" w:rsidR="00E879D8" w:rsidRDefault="00000000">
      <w:pPr>
        <w:pStyle w:val="Titre1"/>
        <w:rPr>
          <w:b/>
        </w:rPr>
      </w:pPr>
      <w:bookmarkStart w:id="24" w:name="_647dw3cnpgyz" w:colFirst="0" w:colLast="0"/>
      <w:bookmarkEnd w:id="24"/>
      <w:r>
        <w:rPr>
          <w:b/>
        </w:rPr>
        <w:t>VI- Les containeurs</w:t>
      </w:r>
    </w:p>
    <w:p w14:paraId="2462862D" w14:textId="77777777" w:rsidR="00E879D8" w:rsidRDefault="00E879D8"/>
    <w:p w14:paraId="72C2406A" w14:textId="77777777" w:rsidR="00E879D8" w:rsidRDefault="00E879D8"/>
    <w:p w14:paraId="212E1B12" w14:textId="77777777" w:rsidR="00E879D8" w:rsidRDefault="00000000">
      <w:r>
        <w:t>Après avoir créé tous les nœuds de la scène, nous devons les positionner les uns par rapport aux autres.</w:t>
      </w:r>
    </w:p>
    <w:p w14:paraId="00D13F0F" w14:textId="77777777" w:rsidR="00E879D8" w:rsidRDefault="00E879D8"/>
    <w:p w14:paraId="766CDACB" w14:textId="77777777" w:rsidR="00E879D8" w:rsidRDefault="00000000">
      <w:r>
        <w:t xml:space="preserve">Cet agencement au sein du containeur est appelé le </w:t>
      </w:r>
      <w:proofErr w:type="spellStart"/>
      <w:r>
        <w:rPr>
          <w:b/>
        </w:rPr>
        <w:t>Layout</w:t>
      </w:r>
      <w:proofErr w:type="spellEnd"/>
      <w:r>
        <w:t>.</w:t>
      </w:r>
    </w:p>
    <w:p w14:paraId="49128E5D" w14:textId="77777777" w:rsidR="00E879D8" w:rsidRDefault="00000000">
      <w:r>
        <w:t xml:space="preserve">Avec </w:t>
      </w:r>
      <w:proofErr w:type="spellStart"/>
      <w:r>
        <w:t>JavaFX</w:t>
      </w:r>
      <w:proofErr w:type="spellEnd"/>
      <w:r>
        <w:t xml:space="preserve">, on peut disposer des </w:t>
      </w:r>
      <w:proofErr w:type="gramStart"/>
      <w:r>
        <w:t>composants:</w:t>
      </w:r>
      <w:proofErr w:type="gramEnd"/>
    </w:p>
    <w:p w14:paraId="67EC6B76" w14:textId="77777777" w:rsidR="00E879D8" w:rsidRDefault="00000000">
      <w:pPr>
        <w:numPr>
          <w:ilvl w:val="0"/>
          <w:numId w:val="110"/>
        </w:numPr>
      </w:pPr>
      <w:r>
        <w:t>De manière absolue : utile pour certains cas mais présente de nombreux inconvénients lors du redimensionnement de la zone d’affichage.</w:t>
      </w:r>
    </w:p>
    <w:p w14:paraId="73E37A5C" w14:textId="77777777" w:rsidR="00E879D8" w:rsidRDefault="00E879D8">
      <w:pPr>
        <w:ind w:left="720"/>
      </w:pPr>
    </w:p>
    <w:p w14:paraId="78DA1C38" w14:textId="77777777" w:rsidR="00E879D8" w:rsidRDefault="00000000">
      <w:pPr>
        <w:numPr>
          <w:ilvl w:val="0"/>
          <w:numId w:val="110"/>
        </w:numPr>
      </w:pPr>
      <w:r>
        <w:t xml:space="preserve">De manière relative : la disposition des éléments est confiée à un </w:t>
      </w:r>
      <w:proofErr w:type="spellStart"/>
      <w:r>
        <w:t>layout</w:t>
      </w:r>
      <w:proofErr w:type="spellEnd"/>
      <w:r>
        <w:t xml:space="preserve"> manager, ce dernier étant intégré dans un containeur nommé </w:t>
      </w:r>
      <w:proofErr w:type="spellStart"/>
      <w:r>
        <w:rPr>
          <w:b/>
        </w:rPr>
        <w:t>Layout</w:t>
      </w:r>
      <w:proofErr w:type="spellEnd"/>
      <w:r>
        <w:rPr>
          <w:b/>
        </w:rPr>
        <w:t xml:space="preserve"> Pane.</w:t>
      </w:r>
    </w:p>
    <w:p w14:paraId="627999D6" w14:textId="77777777" w:rsidR="00E879D8" w:rsidRDefault="00E879D8"/>
    <w:p w14:paraId="6E0F8C91" w14:textId="77777777" w:rsidR="00E879D8" w:rsidRDefault="00000000">
      <w:pPr>
        <w:pStyle w:val="Titre2"/>
        <w:rPr>
          <w:b/>
        </w:rPr>
      </w:pPr>
      <w:bookmarkStart w:id="25" w:name="_w71bbhcizy4" w:colFirst="0" w:colLast="0"/>
      <w:bookmarkEnd w:id="25"/>
      <w:r>
        <w:rPr>
          <w:b/>
        </w:rPr>
        <w:lastRenderedPageBreak/>
        <w:t xml:space="preserve">Les </w:t>
      </w:r>
      <w:proofErr w:type="spellStart"/>
      <w:r>
        <w:rPr>
          <w:b/>
        </w:rPr>
        <w:t>Layout</w:t>
      </w:r>
      <w:proofErr w:type="spellEnd"/>
      <w:r>
        <w:rPr>
          <w:b/>
        </w:rPr>
        <w:t xml:space="preserve"> Panes</w:t>
      </w:r>
    </w:p>
    <w:p w14:paraId="6590911B" w14:textId="77777777" w:rsidR="00E879D8" w:rsidRDefault="00000000">
      <w:r>
        <w:t xml:space="preserve">    Facilite la création et la gestion de votre interface graphique</w:t>
      </w:r>
    </w:p>
    <w:p w14:paraId="761BB184" w14:textId="77777777" w:rsidR="00E879D8" w:rsidRDefault="00E879D8"/>
    <w:p w14:paraId="1F7606B2" w14:textId="77777777" w:rsidR="00E879D8" w:rsidRDefault="00000000">
      <w:r>
        <w:t xml:space="preserve">    Prend en charge l’ajout et la disposition des composants</w:t>
      </w:r>
    </w:p>
    <w:p w14:paraId="0DEBAA51" w14:textId="77777777" w:rsidR="00E879D8" w:rsidRDefault="00E879D8"/>
    <w:p w14:paraId="24F19C20" w14:textId="77777777" w:rsidR="00E879D8" w:rsidRDefault="00000000">
      <w:r>
        <w:t xml:space="preserve">   Il va placer automatiquement chaque composant à une position particulière au sein du   containeur, selon des règles (ou contraintes) qui lui sont spécifiques.</w:t>
      </w:r>
    </w:p>
    <w:p w14:paraId="63FF4207" w14:textId="77777777" w:rsidR="00E879D8" w:rsidRDefault="00E879D8"/>
    <w:p w14:paraId="5294EE8B" w14:textId="77777777" w:rsidR="00E879D8" w:rsidRDefault="00000000">
      <w:r>
        <w:t xml:space="preserve">     Lorsque la fenêtre sera redimensionnée, il va repositionner et redimensionner automatiquement les nœuds qu’elle contient, selon les propriétés de chaque nœud </w:t>
      </w:r>
    </w:p>
    <w:p w14:paraId="369028D5" w14:textId="77777777" w:rsidR="00E879D8" w:rsidRDefault="00E879D8"/>
    <w:p w14:paraId="537B4127" w14:textId="77777777" w:rsidR="00E879D8" w:rsidRDefault="00000000">
      <w:r>
        <w:t xml:space="preserve">     </w:t>
      </w:r>
      <w:proofErr w:type="spellStart"/>
      <w:r>
        <w:t>JavaFX</w:t>
      </w:r>
      <w:proofErr w:type="spellEnd"/>
      <w:r>
        <w:t xml:space="preserve"> fournit différents </w:t>
      </w:r>
      <w:proofErr w:type="spellStart"/>
      <w:r>
        <w:t>Layout</w:t>
      </w:r>
      <w:proofErr w:type="spellEnd"/>
      <w:r>
        <w:t xml:space="preserve"> Pane </w:t>
      </w:r>
      <w:proofErr w:type="spellStart"/>
      <w:r>
        <w:t>pré-définis</w:t>
      </w:r>
      <w:proofErr w:type="spellEnd"/>
      <w:r>
        <w:t xml:space="preserve"> pour les besoins d’agencement courant : ligne, colonne, tableau, etc. </w:t>
      </w:r>
    </w:p>
    <w:p w14:paraId="3A7F63D6" w14:textId="77777777" w:rsidR="00E879D8" w:rsidRDefault="00E879D8"/>
    <w:p w14:paraId="4425ED72" w14:textId="77777777" w:rsidR="00E879D8" w:rsidRDefault="00000000">
      <w:r>
        <w:t xml:space="preserve">On peut aussi écrire nos propres </w:t>
      </w:r>
      <w:proofErr w:type="spellStart"/>
      <w:r>
        <w:t>Layout</w:t>
      </w:r>
      <w:proofErr w:type="spellEnd"/>
      <w:r>
        <w:t xml:space="preserve"> Panes</w:t>
      </w:r>
    </w:p>
    <w:p w14:paraId="7E130D0C" w14:textId="77777777" w:rsidR="00E879D8" w:rsidRDefault="00E879D8"/>
    <w:p w14:paraId="3BE86F02" w14:textId="77777777" w:rsidR="00E879D8" w:rsidRDefault="00000000">
      <w:pPr>
        <w:pStyle w:val="Titre2"/>
        <w:rPr>
          <w:b/>
        </w:rPr>
      </w:pPr>
      <w:bookmarkStart w:id="26" w:name="_jkxib0c1ksor" w:colFirst="0" w:colLast="0"/>
      <w:bookmarkEnd w:id="26"/>
      <w:r>
        <w:rPr>
          <w:b/>
        </w:rPr>
        <w:t xml:space="preserve">Les </w:t>
      </w:r>
      <w:proofErr w:type="spellStart"/>
      <w:r>
        <w:rPr>
          <w:b/>
        </w:rPr>
        <w:t>Layouts</w:t>
      </w:r>
      <w:proofErr w:type="spellEnd"/>
      <w:r>
        <w:rPr>
          <w:b/>
        </w:rPr>
        <w:t xml:space="preserve"> Panes fournis 1/3</w:t>
      </w:r>
    </w:p>
    <w:p w14:paraId="5EF77E0F" w14:textId="7E059E22" w:rsidR="00E879D8" w:rsidRDefault="00000000">
      <w:proofErr w:type="spellStart"/>
      <w:r>
        <w:rPr>
          <w:b/>
        </w:rPr>
        <w:t>BorderPane</w:t>
      </w:r>
      <w:proofErr w:type="spellEnd"/>
      <w:r>
        <w:rPr>
          <w:b/>
        </w:rPr>
        <w:t xml:space="preserve"> </w:t>
      </w:r>
      <w:r>
        <w:t xml:space="preserve">: permet de diviser votre espace en cinq zones </w:t>
      </w:r>
      <w:proofErr w:type="gramStart"/>
      <w:r>
        <w:t>graphiques:</w:t>
      </w:r>
      <w:proofErr w:type="gramEnd"/>
      <w:r>
        <w:t xml:space="preserve"> top, </w:t>
      </w:r>
      <w:proofErr w:type="spellStart"/>
      <w:r w:rsidR="00711E9A">
        <w:t>bottom</w:t>
      </w:r>
      <w:proofErr w:type="spellEnd"/>
      <w:r>
        <w:t xml:space="preserve">, right, </w:t>
      </w:r>
      <w:proofErr w:type="spellStart"/>
      <w:r>
        <w:t>left</w:t>
      </w:r>
      <w:proofErr w:type="spellEnd"/>
      <w:r>
        <w:t xml:space="preserve"> et center.</w:t>
      </w:r>
    </w:p>
    <w:p w14:paraId="57ABF996" w14:textId="77777777" w:rsidR="00E879D8" w:rsidRDefault="00000000">
      <w:r>
        <w:tab/>
      </w:r>
      <w:r>
        <w:rPr>
          <w:noProof/>
        </w:rPr>
        <w:drawing>
          <wp:inline distT="114300" distB="114300" distL="114300" distR="114300" wp14:anchorId="364D72B2" wp14:editId="5435E93C">
            <wp:extent cx="2309813" cy="1736235"/>
            <wp:effectExtent l="0" t="0" r="0" b="0"/>
            <wp:docPr id="6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1736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2DE28" w14:textId="77777777" w:rsidR="00E879D8" w:rsidRDefault="00000000">
      <w:proofErr w:type="spellStart"/>
      <w:r>
        <w:rPr>
          <w:b/>
        </w:rPr>
        <w:t>Hbox</w:t>
      </w:r>
      <w:proofErr w:type="spellEnd"/>
      <w:r>
        <w:rPr>
          <w:b/>
        </w:rPr>
        <w:t xml:space="preserve"> </w:t>
      </w:r>
      <w:r>
        <w:t>:  permet d’aligner horizontalement vos éléments graphiques</w:t>
      </w:r>
    </w:p>
    <w:p w14:paraId="4C61AF99" w14:textId="77777777" w:rsidR="00E879D8" w:rsidRDefault="00000000">
      <w:pPr>
        <w:ind w:firstLine="720"/>
      </w:pPr>
      <w:r>
        <w:rPr>
          <w:noProof/>
        </w:rPr>
        <w:drawing>
          <wp:inline distT="114300" distB="114300" distL="114300" distR="114300" wp14:anchorId="33418315" wp14:editId="734E7FC3">
            <wp:extent cx="3605213" cy="437177"/>
            <wp:effectExtent l="0" t="0" r="0" b="0"/>
            <wp:docPr id="7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437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A5F37" w14:textId="77777777" w:rsidR="00E879D8" w:rsidRDefault="00000000">
      <w:pPr>
        <w:pStyle w:val="Titre2"/>
      </w:pPr>
      <w:bookmarkStart w:id="27" w:name="_d4jbn23f61rp" w:colFirst="0" w:colLast="0"/>
      <w:bookmarkEnd w:id="27"/>
      <w:r>
        <w:rPr>
          <w:b/>
        </w:rPr>
        <w:t xml:space="preserve">Les </w:t>
      </w:r>
      <w:proofErr w:type="spellStart"/>
      <w:r>
        <w:rPr>
          <w:b/>
        </w:rPr>
        <w:t>Layouts</w:t>
      </w:r>
      <w:proofErr w:type="spellEnd"/>
      <w:r>
        <w:rPr>
          <w:b/>
        </w:rPr>
        <w:t xml:space="preserve"> Panes fournis 2/3</w:t>
      </w:r>
    </w:p>
    <w:p w14:paraId="6F43AAA0" w14:textId="77777777" w:rsidR="00E879D8" w:rsidRDefault="00000000">
      <w:proofErr w:type="spellStart"/>
      <w:r>
        <w:rPr>
          <w:b/>
        </w:rPr>
        <w:t>Vbox</w:t>
      </w:r>
      <w:proofErr w:type="spellEnd"/>
      <w:r>
        <w:rPr>
          <w:b/>
        </w:rPr>
        <w:t xml:space="preserve"> :</w:t>
      </w:r>
      <w:r>
        <w:t xml:space="preserve"> Permet d’aligner verticalement vos éléments graphiques</w:t>
      </w:r>
    </w:p>
    <w:p w14:paraId="11F5C0AD" w14:textId="77777777" w:rsidR="00E879D8" w:rsidRDefault="00E879D8"/>
    <w:p w14:paraId="1BED6CC4" w14:textId="77777777" w:rsidR="00E879D8" w:rsidRDefault="00000000">
      <w:proofErr w:type="spellStart"/>
      <w:r>
        <w:rPr>
          <w:b/>
        </w:rPr>
        <w:t>Stackpane</w:t>
      </w:r>
      <w:proofErr w:type="spellEnd"/>
      <w:r>
        <w:t xml:space="preserve"> : permet de ranger vos éléments </w:t>
      </w:r>
      <w:proofErr w:type="gramStart"/>
      <w:r>
        <w:t>de façon à ce</w:t>
      </w:r>
      <w:proofErr w:type="gramEnd"/>
      <w:r>
        <w:t xml:space="preserve"> que chaque nouvel élément</w:t>
      </w:r>
    </w:p>
    <w:p w14:paraId="7E724C5A" w14:textId="77777777" w:rsidR="00E879D8" w:rsidRDefault="00E879D8"/>
    <w:p w14:paraId="01E81EE5" w14:textId="3FCF7028" w:rsidR="00E879D8" w:rsidRDefault="00000000">
      <w:proofErr w:type="spellStart"/>
      <w:r>
        <w:rPr>
          <w:b/>
        </w:rPr>
        <w:t>GridPane</w:t>
      </w:r>
      <w:proofErr w:type="spellEnd"/>
      <w:r>
        <w:rPr>
          <w:b/>
        </w:rPr>
        <w:t xml:space="preserve"> :</w:t>
      </w:r>
      <w:r>
        <w:t xml:space="preserve"> Permet de créer une grille d’éléments organisés en lignes</w:t>
      </w:r>
    </w:p>
    <w:p w14:paraId="40F5F6F5" w14:textId="77777777" w:rsidR="00E879D8" w:rsidRDefault="00E879D8"/>
    <w:p w14:paraId="370FDE96" w14:textId="77777777" w:rsidR="00E879D8" w:rsidRDefault="00000000">
      <w:pPr>
        <w:pStyle w:val="Titre2"/>
        <w:rPr>
          <w:b/>
        </w:rPr>
      </w:pPr>
      <w:bookmarkStart w:id="28" w:name="_44votks0cd50" w:colFirst="0" w:colLast="0"/>
      <w:bookmarkEnd w:id="28"/>
      <w:r>
        <w:rPr>
          <w:b/>
        </w:rPr>
        <w:lastRenderedPageBreak/>
        <w:t xml:space="preserve">Les </w:t>
      </w:r>
      <w:proofErr w:type="spellStart"/>
      <w:r>
        <w:rPr>
          <w:b/>
        </w:rPr>
        <w:t>Layouts</w:t>
      </w:r>
      <w:proofErr w:type="spellEnd"/>
      <w:r>
        <w:rPr>
          <w:b/>
        </w:rPr>
        <w:t xml:space="preserve"> Panes fournit 3/3</w:t>
      </w:r>
    </w:p>
    <w:p w14:paraId="76DAF934" w14:textId="77777777" w:rsidR="00E879D8" w:rsidRDefault="00000000">
      <w:r>
        <w:rPr>
          <w:b/>
        </w:rPr>
        <w:t xml:space="preserve">Flow Pane </w:t>
      </w:r>
      <w:r>
        <w:t xml:space="preserve">: permet de ranger des éléments les uns à la suite des autres, en </w:t>
      </w:r>
      <w:proofErr w:type="gramStart"/>
      <w:r>
        <w:t>ligne;</w:t>
      </w:r>
      <w:proofErr w:type="gramEnd"/>
      <w:r>
        <w:t xml:space="preserve"> ils se positionnent automatiquement en fonction de leur taille et de celle du </w:t>
      </w:r>
      <w:proofErr w:type="spellStart"/>
      <w:r>
        <w:t>layout</w:t>
      </w:r>
      <w:proofErr w:type="spellEnd"/>
      <w:r>
        <w:t xml:space="preserve">. S’il n’y a pas assez de place dans le containeur, le </w:t>
      </w:r>
      <w:proofErr w:type="spellStart"/>
      <w:r>
        <w:t>layout</w:t>
      </w:r>
      <w:proofErr w:type="spellEnd"/>
      <w:r>
        <w:t xml:space="preserve"> crée des lignes supplémentaires.</w:t>
      </w:r>
    </w:p>
    <w:p w14:paraId="4997427E" w14:textId="77777777" w:rsidR="00E879D8" w:rsidRDefault="00E879D8"/>
    <w:p w14:paraId="4ADEA654" w14:textId="77777777" w:rsidR="00E879D8" w:rsidRDefault="00000000">
      <w:proofErr w:type="spellStart"/>
      <w:r>
        <w:rPr>
          <w:b/>
        </w:rPr>
        <w:t>TilePane</w:t>
      </w:r>
      <w:proofErr w:type="spellEnd"/>
      <w:r>
        <w:rPr>
          <w:b/>
        </w:rPr>
        <w:t xml:space="preserve"> </w:t>
      </w:r>
      <w:r>
        <w:t xml:space="preserve">: est similaire au </w:t>
      </w:r>
      <w:proofErr w:type="spellStart"/>
      <w:r>
        <w:t>Flowpane</w:t>
      </w:r>
      <w:proofErr w:type="spellEnd"/>
      <w:r>
        <w:t>, excepté que chacune de ses cellules fait la même taille.</w:t>
      </w:r>
    </w:p>
    <w:p w14:paraId="5A9FB417" w14:textId="77777777" w:rsidR="00E879D8" w:rsidRDefault="00E879D8"/>
    <w:p w14:paraId="3BCCAC73" w14:textId="77777777" w:rsidR="00E879D8" w:rsidRDefault="00000000">
      <w:proofErr w:type="spellStart"/>
      <w:proofErr w:type="gramStart"/>
      <w:r>
        <w:rPr>
          <w:b/>
        </w:rPr>
        <w:t>AnchorPane</w:t>
      </w:r>
      <w:proofErr w:type="spellEnd"/>
      <w:r>
        <w:rPr>
          <w:b/>
        </w:rPr>
        <w:t>:</w:t>
      </w:r>
      <w:proofErr w:type="gramEnd"/>
      <w:r>
        <w:t xml:space="preserve"> permet de fixer (ancrer) un élément graphique par rapport à un des bords de la fenêtre. </w:t>
      </w:r>
    </w:p>
    <w:p w14:paraId="3600864E" w14:textId="77777777" w:rsidR="00E879D8" w:rsidRDefault="00000000">
      <w:pPr>
        <w:pStyle w:val="Titre1"/>
        <w:rPr>
          <w:b/>
          <w:sz w:val="30"/>
          <w:szCs w:val="30"/>
        </w:rPr>
      </w:pPr>
      <w:bookmarkStart w:id="29" w:name="_hk16nfhaavj7" w:colFirst="0" w:colLast="0"/>
      <w:bookmarkEnd w:id="29"/>
      <w:proofErr w:type="spellStart"/>
      <w:r>
        <w:rPr>
          <w:b/>
          <w:sz w:val="30"/>
          <w:szCs w:val="30"/>
        </w:rPr>
        <w:t>HelloWorld</w:t>
      </w:r>
      <w:proofErr w:type="spellEnd"/>
      <w:r>
        <w:rPr>
          <w:b/>
          <w:sz w:val="30"/>
          <w:szCs w:val="30"/>
        </w:rPr>
        <w:t xml:space="preserve"> au style </w:t>
      </w:r>
      <w:proofErr w:type="spellStart"/>
      <w:r>
        <w:rPr>
          <w:b/>
          <w:sz w:val="30"/>
          <w:szCs w:val="30"/>
        </w:rPr>
        <w:t>JavaFX</w:t>
      </w:r>
      <w:proofErr w:type="spellEnd"/>
    </w:p>
    <w:p w14:paraId="4D2D1F99" w14:textId="77777777" w:rsidR="00E879D8" w:rsidRDefault="00000000">
      <w:pPr>
        <w:pStyle w:val="Titre1"/>
        <w:rPr>
          <w:b/>
          <w:sz w:val="22"/>
          <w:szCs w:val="22"/>
        </w:rPr>
      </w:pPr>
      <w:bookmarkStart w:id="30" w:name="_heaf9w7n6mr2" w:colFirst="0" w:colLast="0"/>
      <w:bookmarkEnd w:id="30"/>
      <w:r>
        <w:rPr>
          <w:b/>
          <w:noProof/>
          <w:sz w:val="22"/>
          <w:szCs w:val="22"/>
        </w:rPr>
        <w:drawing>
          <wp:inline distT="114300" distB="114300" distL="114300" distR="114300" wp14:anchorId="25885274" wp14:editId="79CFF44B">
            <wp:extent cx="5731200" cy="3568700"/>
            <wp:effectExtent l="0" t="0" r="0" b="0"/>
            <wp:docPr id="63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gramStart"/>
      <w:r>
        <w:rPr>
          <w:b/>
          <w:sz w:val="22"/>
          <w:szCs w:val="22"/>
        </w:rPr>
        <w:t>c</w:t>
      </w:r>
      <w:proofErr w:type="gram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vb</w:t>
      </w:r>
      <w:proofErr w:type="spellEnd"/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39DBDE61" wp14:editId="42EEEFE7">
            <wp:simplePos x="0" y="0"/>
            <wp:positionH relativeFrom="column">
              <wp:posOffset>2333625</wp:posOffset>
            </wp:positionH>
            <wp:positionV relativeFrom="paragraph">
              <wp:posOffset>3997638</wp:posOffset>
            </wp:positionV>
            <wp:extent cx="1328738" cy="3002506"/>
            <wp:effectExtent l="0" t="0" r="0" b="0"/>
            <wp:wrapNone/>
            <wp:docPr id="51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8738" cy="3002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221270" w14:textId="77777777" w:rsidR="00E879D8" w:rsidRDefault="00000000">
      <w:pPr>
        <w:pStyle w:val="Titre1"/>
      </w:pPr>
      <w:bookmarkStart w:id="31" w:name="_8fcglmttqf6c" w:colFirst="0" w:colLast="0"/>
      <w:bookmarkEnd w:id="31"/>
      <w:r>
        <w:rPr>
          <w:b/>
          <w:sz w:val="30"/>
          <w:szCs w:val="30"/>
        </w:rPr>
        <w:t>Cycle de vie</w:t>
      </w:r>
    </w:p>
    <w:p w14:paraId="512A3511" w14:textId="77777777" w:rsidR="00E879D8" w:rsidRDefault="00000000">
      <w:r>
        <w:t xml:space="preserve">Launch : à appeler dans </w:t>
      </w:r>
      <w:proofErr w:type="gramStart"/>
      <w:r>
        <w:t>le main</w:t>
      </w:r>
      <w:proofErr w:type="gramEnd"/>
    </w:p>
    <w:p w14:paraId="5B42B9F8" w14:textId="77777777" w:rsidR="00E879D8" w:rsidRDefault="00E879D8"/>
    <w:p w14:paraId="29E55568" w14:textId="77777777" w:rsidR="00E879D8" w:rsidRPr="00EE174F" w:rsidRDefault="00000000">
      <w:pPr>
        <w:rPr>
          <w:lang w:val="en-US"/>
        </w:rPr>
      </w:pPr>
      <w:proofErr w:type="spellStart"/>
      <w:r w:rsidRPr="00EE174F">
        <w:rPr>
          <w:lang w:val="en-US"/>
        </w:rPr>
        <w:t>init</w:t>
      </w:r>
      <w:proofErr w:type="spellEnd"/>
      <w:r w:rsidRPr="00EE174F">
        <w:rPr>
          <w:lang w:val="en-US"/>
        </w:rPr>
        <w:t>:</w:t>
      </w:r>
    </w:p>
    <w:p w14:paraId="5E0A495A" w14:textId="77777777" w:rsidR="00E879D8" w:rsidRPr="00EE174F" w:rsidRDefault="00E879D8">
      <w:pPr>
        <w:rPr>
          <w:lang w:val="en-US"/>
        </w:rPr>
      </w:pPr>
    </w:p>
    <w:p w14:paraId="4BACE1FA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start: thread </w:t>
      </w:r>
      <w:proofErr w:type="spellStart"/>
      <w:r w:rsidRPr="00EE174F">
        <w:rPr>
          <w:lang w:val="en-US"/>
        </w:rPr>
        <w:t>séparé</w:t>
      </w:r>
      <w:proofErr w:type="spellEnd"/>
    </w:p>
    <w:p w14:paraId="42661D52" w14:textId="77777777" w:rsidR="00E879D8" w:rsidRPr="00EE174F" w:rsidRDefault="00E879D8">
      <w:pPr>
        <w:rPr>
          <w:lang w:val="en-US"/>
        </w:rPr>
      </w:pPr>
    </w:p>
    <w:p w14:paraId="627FA309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>stop</w:t>
      </w:r>
    </w:p>
    <w:p w14:paraId="559E7EB6" w14:textId="77777777" w:rsidR="00E879D8" w:rsidRPr="00EE174F" w:rsidRDefault="00E879D8">
      <w:pPr>
        <w:rPr>
          <w:lang w:val="en-US"/>
        </w:rPr>
      </w:pPr>
    </w:p>
    <w:p w14:paraId="3C700248" w14:textId="605AC654" w:rsidR="00E879D8" w:rsidRPr="00EE174F" w:rsidRDefault="00990039">
      <w:pPr>
        <w:rPr>
          <w:lang w:val="en-US"/>
        </w:rPr>
      </w:pPr>
      <w:r>
        <w:rPr>
          <w:lang w:val="en-US"/>
        </w:rPr>
        <w:lastRenderedPageBreak/>
        <w:tab/>
      </w:r>
    </w:p>
    <w:p w14:paraId="301448CB" w14:textId="77777777" w:rsidR="00E879D8" w:rsidRPr="00EE174F" w:rsidRDefault="00E879D8">
      <w:pPr>
        <w:rPr>
          <w:lang w:val="en-US"/>
        </w:rPr>
      </w:pPr>
    </w:p>
    <w:p w14:paraId="153955E9" w14:textId="77777777" w:rsidR="00E879D8" w:rsidRPr="00EE174F" w:rsidRDefault="00000000">
      <w:pPr>
        <w:pStyle w:val="Titre"/>
        <w:jc w:val="center"/>
        <w:rPr>
          <w:sz w:val="60"/>
          <w:szCs w:val="60"/>
          <w:lang w:val="en-US"/>
        </w:rPr>
      </w:pPr>
      <w:bookmarkStart w:id="32" w:name="_ap32keec6t4q" w:colFirst="0" w:colLast="0"/>
      <w:bookmarkEnd w:id="32"/>
      <w:r w:rsidRPr="00EE174F">
        <w:rPr>
          <w:sz w:val="60"/>
          <w:szCs w:val="60"/>
          <w:lang w:val="en-US"/>
        </w:rPr>
        <w:t>CM 2</w:t>
      </w:r>
    </w:p>
    <w:p w14:paraId="53A18E08" w14:textId="77777777" w:rsidR="00E879D8" w:rsidRPr="00EE174F" w:rsidRDefault="00E879D8">
      <w:pPr>
        <w:rPr>
          <w:sz w:val="26"/>
          <w:szCs w:val="26"/>
          <w:lang w:val="en-US"/>
        </w:rPr>
      </w:pPr>
    </w:p>
    <w:p w14:paraId="77D2A032" w14:textId="77777777" w:rsidR="00E879D8" w:rsidRDefault="00000000">
      <w:pPr>
        <w:pStyle w:val="Titre1"/>
        <w:rPr>
          <w:b/>
        </w:rPr>
      </w:pPr>
      <w:bookmarkStart w:id="33" w:name="_xzsyhsle9gs2" w:colFirst="0" w:colLast="0"/>
      <w:bookmarkEnd w:id="33"/>
      <w:r>
        <w:rPr>
          <w:b/>
        </w:rPr>
        <w:t>Sommaire</w:t>
      </w:r>
    </w:p>
    <w:p w14:paraId="66588F74" w14:textId="77777777" w:rsidR="00E879D8" w:rsidRDefault="00E879D8">
      <w:pPr>
        <w:rPr>
          <w:sz w:val="26"/>
          <w:szCs w:val="26"/>
        </w:rPr>
      </w:pPr>
    </w:p>
    <w:p w14:paraId="6E84478E" w14:textId="77777777" w:rsidR="00E879D8" w:rsidRDefault="00000000">
      <w:pPr>
        <w:numPr>
          <w:ilvl w:val="0"/>
          <w:numId w:val="81"/>
        </w:numPr>
      </w:pPr>
      <w:r>
        <w:t>I- Rappels</w:t>
      </w:r>
    </w:p>
    <w:p w14:paraId="63B9FA6F" w14:textId="77777777" w:rsidR="00E879D8" w:rsidRDefault="00000000">
      <w:pPr>
        <w:numPr>
          <w:ilvl w:val="0"/>
          <w:numId w:val="81"/>
        </w:numPr>
      </w:pPr>
      <w:r>
        <w:t>II- La programmation événementielle</w:t>
      </w:r>
    </w:p>
    <w:p w14:paraId="70C96B3C" w14:textId="77777777" w:rsidR="00E879D8" w:rsidRDefault="00000000">
      <w:pPr>
        <w:numPr>
          <w:ilvl w:val="0"/>
          <w:numId w:val="81"/>
        </w:numPr>
      </w:pPr>
      <w:r>
        <w:t>III- Le design pattern Observer</w:t>
      </w:r>
    </w:p>
    <w:p w14:paraId="7A23C0BF" w14:textId="77777777" w:rsidR="00E879D8" w:rsidRDefault="00000000">
      <w:pPr>
        <w:numPr>
          <w:ilvl w:val="0"/>
          <w:numId w:val="81"/>
        </w:numPr>
      </w:pPr>
      <w:r>
        <w:t xml:space="preserve">IV- Les évènements dans </w:t>
      </w:r>
      <w:proofErr w:type="spellStart"/>
      <w:r>
        <w:t>JavaFX</w:t>
      </w:r>
      <w:proofErr w:type="spellEnd"/>
    </w:p>
    <w:p w14:paraId="48A66B94" w14:textId="77777777" w:rsidR="00E879D8" w:rsidRDefault="00000000">
      <w:pPr>
        <w:numPr>
          <w:ilvl w:val="0"/>
          <w:numId w:val="81"/>
        </w:numPr>
      </w:pPr>
      <w:r>
        <w:t>V- Les écouteurs</w:t>
      </w:r>
    </w:p>
    <w:p w14:paraId="3379E0E9" w14:textId="77777777" w:rsidR="00E879D8" w:rsidRDefault="00E879D8"/>
    <w:p w14:paraId="65B623CF" w14:textId="77777777" w:rsidR="00E879D8" w:rsidRDefault="00000000">
      <w:pPr>
        <w:pStyle w:val="Titre1"/>
        <w:rPr>
          <w:b/>
        </w:rPr>
      </w:pPr>
      <w:bookmarkStart w:id="34" w:name="_tsy3m42hc1y5" w:colFirst="0" w:colLast="0"/>
      <w:bookmarkEnd w:id="34"/>
      <w:r>
        <w:rPr>
          <w:b/>
        </w:rPr>
        <w:t>I- Rappels</w:t>
      </w:r>
    </w:p>
    <w:p w14:paraId="17889BE3" w14:textId="77777777" w:rsidR="00E879D8" w:rsidRDefault="00E879D8"/>
    <w:p w14:paraId="6ED10537" w14:textId="77777777" w:rsidR="00E879D8" w:rsidRDefault="00000000">
      <w:pPr>
        <w:numPr>
          <w:ilvl w:val="0"/>
          <w:numId w:val="82"/>
        </w:numPr>
      </w:pPr>
      <w:proofErr w:type="spellStart"/>
      <w:r>
        <w:t>JavaFX</w:t>
      </w:r>
      <w:proofErr w:type="spellEnd"/>
      <w:r>
        <w:t xml:space="preserve"> permet la réalisation d’IHM en langage Java</w:t>
      </w:r>
    </w:p>
    <w:p w14:paraId="63C20032" w14:textId="77777777" w:rsidR="00E879D8" w:rsidRDefault="00000000">
      <w:pPr>
        <w:numPr>
          <w:ilvl w:val="0"/>
          <w:numId w:val="82"/>
        </w:numPr>
      </w:pPr>
      <w:r>
        <w:t>C’est un client “lourd”</w:t>
      </w:r>
    </w:p>
    <w:p w14:paraId="248E69B0" w14:textId="77777777" w:rsidR="00E879D8" w:rsidRDefault="00000000">
      <w:pPr>
        <w:numPr>
          <w:ilvl w:val="0"/>
          <w:numId w:val="82"/>
        </w:numPr>
      </w:pPr>
      <w:r>
        <w:t>Découpage en 3 couches, modèle de conception MVC</w:t>
      </w:r>
    </w:p>
    <w:p w14:paraId="06795185" w14:textId="77777777" w:rsidR="00E879D8" w:rsidRDefault="00000000">
      <w:pPr>
        <w:numPr>
          <w:ilvl w:val="0"/>
          <w:numId w:val="82"/>
        </w:numPr>
      </w:pPr>
      <w:r>
        <w:t>Les composants sont contenus dans le graphe de scène</w:t>
      </w:r>
    </w:p>
    <w:p w14:paraId="773900DA" w14:textId="77777777" w:rsidR="00E879D8" w:rsidRDefault="00000000">
      <w:pPr>
        <w:numPr>
          <w:ilvl w:val="0"/>
          <w:numId w:val="82"/>
        </w:numPr>
      </w:pPr>
      <w:r>
        <w:t>Les composant graphiques se nomment des UI Controls</w:t>
      </w:r>
    </w:p>
    <w:p w14:paraId="60E2AB79" w14:textId="77777777" w:rsidR="00E879D8" w:rsidRDefault="00000000">
      <w:pPr>
        <w:numPr>
          <w:ilvl w:val="0"/>
          <w:numId w:val="82"/>
        </w:numPr>
      </w:pPr>
      <w:r>
        <w:t xml:space="preserve">L’agencement des </w:t>
      </w:r>
      <w:proofErr w:type="spellStart"/>
      <w:r>
        <w:t>noeuds</w:t>
      </w:r>
      <w:proofErr w:type="spellEnd"/>
      <w:r>
        <w:t xml:space="preserve"> est géré par des containeurs nommés </w:t>
      </w:r>
      <w:proofErr w:type="spellStart"/>
      <w:r>
        <w:t>Layout</w:t>
      </w:r>
      <w:proofErr w:type="spellEnd"/>
      <w:r>
        <w:t xml:space="preserve"> Panes</w:t>
      </w:r>
    </w:p>
    <w:p w14:paraId="72D91998" w14:textId="77777777" w:rsidR="00E879D8" w:rsidRDefault="00E879D8"/>
    <w:p w14:paraId="0DB7D7DB" w14:textId="77777777" w:rsidR="00E879D8" w:rsidRDefault="00000000">
      <w:pPr>
        <w:numPr>
          <w:ilvl w:val="0"/>
          <w:numId w:val="29"/>
        </w:numPr>
      </w:pPr>
      <w:r>
        <w:t xml:space="preserve">On commence la réalisation d’une IHM : </w:t>
      </w:r>
    </w:p>
    <w:p w14:paraId="60E094F1" w14:textId="77777777" w:rsidR="00E879D8" w:rsidRDefault="00000000">
      <w:pPr>
        <w:numPr>
          <w:ilvl w:val="1"/>
          <w:numId w:val="29"/>
        </w:numPr>
      </w:pPr>
      <w:r>
        <w:t>En dessinant</w:t>
      </w:r>
    </w:p>
    <w:p w14:paraId="22BEDE15" w14:textId="77777777" w:rsidR="00E879D8" w:rsidRDefault="00000000">
      <w:pPr>
        <w:numPr>
          <w:ilvl w:val="1"/>
          <w:numId w:val="29"/>
        </w:numPr>
      </w:pPr>
      <w:r>
        <w:t xml:space="preserve">En cherchant les </w:t>
      </w:r>
      <w:proofErr w:type="spellStart"/>
      <w:r>
        <w:t>Layout</w:t>
      </w:r>
      <w:proofErr w:type="spellEnd"/>
      <w:r>
        <w:t xml:space="preserve"> Panes et les UI Controls les plus adaptés</w:t>
      </w:r>
    </w:p>
    <w:p w14:paraId="0F5AA120" w14:textId="77777777" w:rsidR="00E879D8" w:rsidRDefault="00E879D8"/>
    <w:p w14:paraId="22E405C5" w14:textId="77777777" w:rsidR="00E879D8" w:rsidRDefault="00000000">
      <w:pPr>
        <w:pStyle w:val="Titre1"/>
        <w:rPr>
          <w:b/>
        </w:rPr>
      </w:pPr>
      <w:bookmarkStart w:id="35" w:name="_m0m61vxp794x" w:colFirst="0" w:colLast="0"/>
      <w:bookmarkEnd w:id="35"/>
      <w:r>
        <w:rPr>
          <w:b/>
        </w:rPr>
        <w:t>II- Programmation événementielle</w:t>
      </w:r>
    </w:p>
    <w:p w14:paraId="20BE1270" w14:textId="77777777" w:rsidR="00E879D8" w:rsidRDefault="00000000">
      <w:pPr>
        <w:pStyle w:val="Titre2"/>
        <w:rPr>
          <w:b/>
          <w:sz w:val="28"/>
          <w:szCs w:val="28"/>
        </w:rPr>
      </w:pPr>
      <w:bookmarkStart w:id="36" w:name="_n6xi0etet2z5" w:colFirst="0" w:colLast="0"/>
      <w:bookmarkEnd w:id="36"/>
      <w:r>
        <w:rPr>
          <w:b/>
          <w:sz w:val="28"/>
          <w:szCs w:val="28"/>
        </w:rPr>
        <w:t>Que se passe-t-il ?</w:t>
      </w:r>
    </w:p>
    <w:p w14:paraId="36D60B2F" w14:textId="77777777" w:rsidR="00E879D8" w:rsidRDefault="00E879D8"/>
    <w:p w14:paraId="4C77E244" w14:textId="77777777" w:rsidR="00E879D8" w:rsidRDefault="00000000">
      <w:r>
        <w:t>Une interface mais pas de réaction ?</w:t>
      </w:r>
    </w:p>
    <w:p w14:paraId="2E301C87" w14:textId="77777777" w:rsidR="00E879D8" w:rsidRDefault="00000000">
      <w:r>
        <w:t>Le système doit détecter ce qui survient</w:t>
      </w:r>
    </w:p>
    <w:p w14:paraId="06C32802" w14:textId="77777777" w:rsidR="00E879D8" w:rsidRDefault="00000000">
      <w:pPr>
        <w:numPr>
          <w:ilvl w:val="0"/>
          <w:numId w:val="57"/>
        </w:numPr>
      </w:pPr>
      <w:r>
        <w:t>Ce qui a été fait</w:t>
      </w:r>
    </w:p>
    <w:p w14:paraId="07E29AB7" w14:textId="77777777" w:rsidR="00E879D8" w:rsidRDefault="00000000">
      <w:pPr>
        <w:numPr>
          <w:ilvl w:val="0"/>
          <w:numId w:val="57"/>
        </w:numPr>
      </w:pPr>
      <w:r>
        <w:t xml:space="preserve"> </w:t>
      </w:r>
      <w:proofErr w:type="gramStart"/>
      <w:r>
        <w:t>par</w:t>
      </w:r>
      <w:proofErr w:type="gramEnd"/>
      <w:r>
        <w:t xml:space="preserve"> quoi / qui ?</w:t>
      </w:r>
    </w:p>
    <w:p w14:paraId="1B56049F" w14:textId="77777777" w:rsidR="00E879D8" w:rsidRDefault="00000000">
      <w:pPr>
        <w:numPr>
          <w:ilvl w:val="0"/>
          <w:numId w:val="57"/>
        </w:numPr>
      </w:pPr>
      <w:proofErr w:type="gramStart"/>
      <w:r>
        <w:t>dans</w:t>
      </w:r>
      <w:proofErr w:type="gramEnd"/>
      <w:r>
        <w:t xml:space="preserve"> quel ordre ?</w:t>
      </w:r>
    </w:p>
    <w:p w14:paraId="4DFC0CB2" w14:textId="77777777" w:rsidR="00E879D8" w:rsidRDefault="00000000">
      <w:r>
        <w:t>… et doit adapter une réponse en avertissant les composants qui sont à l’écoute ou qui ont besoin d’être notifiés.</w:t>
      </w:r>
    </w:p>
    <w:p w14:paraId="597FE6B3" w14:textId="77777777" w:rsidR="00E879D8" w:rsidRDefault="00E879D8"/>
    <w:p w14:paraId="1AC2394C" w14:textId="77777777" w:rsidR="00E879D8" w:rsidRDefault="00000000">
      <w:r>
        <w:t>Pour cela, on se base sur la programmation événementielle.</w:t>
      </w:r>
    </w:p>
    <w:p w14:paraId="281CCB0A" w14:textId="77777777" w:rsidR="00E879D8" w:rsidRDefault="00E879D8"/>
    <w:p w14:paraId="73A5FB79" w14:textId="77777777" w:rsidR="00E879D8" w:rsidRDefault="00E879D8"/>
    <w:p w14:paraId="41AD3DAE" w14:textId="77777777" w:rsidR="00E879D8" w:rsidRDefault="00E879D8"/>
    <w:p w14:paraId="2E240544" w14:textId="77777777" w:rsidR="00E879D8" w:rsidRDefault="00E879D8"/>
    <w:p w14:paraId="36EADF5D" w14:textId="77777777" w:rsidR="00E879D8" w:rsidRDefault="00000000">
      <w:pPr>
        <w:pStyle w:val="Titre2"/>
        <w:rPr>
          <w:b/>
        </w:rPr>
      </w:pPr>
      <w:bookmarkStart w:id="37" w:name="_1j4cyosn52q7" w:colFirst="0" w:colLast="0"/>
      <w:bookmarkEnd w:id="37"/>
      <w:r>
        <w:rPr>
          <w:b/>
        </w:rPr>
        <w:t>Programmation impérative</w:t>
      </w:r>
    </w:p>
    <w:p w14:paraId="6B87CE92" w14:textId="77777777" w:rsidR="00E879D8" w:rsidRDefault="00E879D8"/>
    <w:p w14:paraId="540CA46F" w14:textId="77777777" w:rsidR="00E879D8" w:rsidRDefault="00000000">
      <w:r>
        <w:t>Elle décrit les opérations en séquences d’instructions exécutées par l’ordinateur pour modifier l’état du programme</w:t>
      </w:r>
    </w:p>
    <w:p w14:paraId="040D17A9" w14:textId="77777777" w:rsidR="00E879D8" w:rsidRDefault="00E879D8"/>
    <w:p w14:paraId="05516000" w14:textId="77777777" w:rsidR="00E879D8" w:rsidRDefault="00000000">
      <w:r>
        <w:t xml:space="preserve">Types d’instructions </w:t>
      </w:r>
      <w:proofErr w:type="gramStart"/>
      <w:r>
        <w:t>principales:</w:t>
      </w:r>
      <w:proofErr w:type="gramEnd"/>
    </w:p>
    <w:p w14:paraId="1DDC9CEB" w14:textId="77777777" w:rsidR="00E879D8" w:rsidRDefault="00000000">
      <w:pPr>
        <w:numPr>
          <w:ilvl w:val="0"/>
          <w:numId w:val="12"/>
        </w:numPr>
      </w:pPr>
      <w:r>
        <w:t>La séquences d’instructions</w:t>
      </w:r>
    </w:p>
    <w:p w14:paraId="337CB0B3" w14:textId="77777777" w:rsidR="00E879D8" w:rsidRDefault="00000000">
      <w:pPr>
        <w:numPr>
          <w:ilvl w:val="0"/>
          <w:numId w:val="12"/>
        </w:numPr>
      </w:pPr>
      <w:proofErr w:type="gramStart"/>
      <w:r>
        <w:t>l’assignation</w:t>
      </w:r>
      <w:proofErr w:type="gramEnd"/>
      <w:r>
        <w:t xml:space="preserve"> (ou affectation)</w:t>
      </w:r>
    </w:p>
    <w:p w14:paraId="519387E3" w14:textId="77777777" w:rsidR="00E879D8" w:rsidRDefault="00000000">
      <w:pPr>
        <w:numPr>
          <w:ilvl w:val="0"/>
          <w:numId w:val="12"/>
        </w:numPr>
      </w:pPr>
      <w:proofErr w:type="gramStart"/>
      <w:r>
        <w:t>l’instruction</w:t>
      </w:r>
      <w:proofErr w:type="gramEnd"/>
      <w:r>
        <w:t xml:space="preserve"> conditionnelle</w:t>
      </w:r>
    </w:p>
    <w:p w14:paraId="23D0E689" w14:textId="77777777" w:rsidR="00E879D8" w:rsidRDefault="00000000">
      <w:pPr>
        <w:numPr>
          <w:ilvl w:val="0"/>
          <w:numId w:val="12"/>
        </w:numPr>
      </w:pPr>
      <w:proofErr w:type="gramStart"/>
      <w:r>
        <w:t>la</w:t>
      </w:r>
      <w:proofErr w:type="gramEnd"/>
      <w:r>
        <w:t xml:space="preserve"> boucle</w:t>
      </w:r>
    </w:p>
    <w:p w14:paraId="2028CBCC" w14:textId="77777777" w:rsidR="00E879D8" w:rsidRDefault="00000000">
      <w:pPr>
        <w:numPr>
          <w:ilvl w:val="0"/>
          <w:numId w:val="12"/>
        </w:numPr>
      </w:pPr>
      <w:proofErr w:type="gramStart"/>
      <w:r>
        <w:t>les</w:t>
      </w:r>
      <w:proofErr w:type="gramEnd"/>
      <w:r>
        <w:t xml:space="preserve"> branchements</w:t>
      </w:r>
    </w:p>
    <w:p w14:paraId="581F0329" w14:textId="77777777" w:rsidR="00E879D8" w:rsidRDefault="00E879D8">
      <w:pPr>
        <w:ind w:left="720"/>
      </w:pPr>
    </w:p>
    <w:p w14:paraId="38C9229F" w14:textId="77777777" w:rsidR="00E879D8" w:rsidRDefault="00000000">
      <w:pPr>
        <w:rPr>
          <w:i/>
          <w:u w:val="single"/>
        </w:rPr>
      </w:pPr>
      <w:r>
        <w:rPr>
          <w:i/>
          <w:u w:val="single"/>
        </w:rPr>
        <w:t>https://fr.wikipedia.org/wiki/Programmation_impérative</w:t>
      </w:r>
    </w:p>
    <w:p w14:paraId="174208BA" w14:textId="77777777" w:rsidR="00E879D8" w:rsidRDefault="00000000">
      <w:r>
        <w:t>Dans la programmation impérative, ce sont les séquences d’instructions qui pilotent le programme.</w:t>
      </w:r>
    </w:p>
    <w:p w14:paraId="5B558EAD" w14:textId="77777777" w:rsidR="00E879D8" w:rsidRDefault="00E879D8"/>
    <w:p w14:paraId="7C4F6B25" w14:textId="77777777" w:rsidR="00E879D8" w:rsidRDefault="00000000">
      <w:pPr>
        <w:pStyle w:val="Titre2"/>
        <w:rPr>
          <w:b/>
        </w:rPr>
      </w:pPr>
      <w:bookmarkStart w:id="38" w:name="_taw5l5qs99t" w:colFirst="0" w:colLast="0"/>
      <w:bookmarkEnd w:id="38"/>
      <w:r>
        <w:rPr>
          <w:b/>
        </w:rPr>
        <w:t>Programmation événementielle</w:t>
      </w:r>
    </w:p>
    <w:p w14:paraId="0DCE64A7" w14:textId="77777777" w:rsidR="00E879D8" w:rsidRDefault="00E879D8"/>
    <w:p w14:paraId="41F81809" w14:textId="77777777" w:rsidR="00E879D8" w:rsidRDefault="00000000">
      <w:r>
        <w:t>C’est un paradigme de programmation basé sur les évènements</w:t>
      </w:r>
    </w:p>
    <w:p w14:paraId="65BEE20A" w14:textId="77777777" w:rsidR="00E879D8" w:rsidRDefault="00000000">
      <w:r>
        <w:t xml:space="preserve">Ce sont les évènements qui pilotent le </w:t>
      </w:r>
      <w:proofErr w:type="gramStart"/>
      <w:r>
        <w:t>programme:</w:t>
      </w:r>
      <w:proofErr w:type="gramEnd"/>
      <w:r>
        <w:t xml:space="preserve"> concept adapté pour la réalisation d’interfaces graphiques</w:t>
      </w:r>
    </w:p>
    <w:p w14:paraId="66F2927D" w14:textId="77777777" w:rsidR="00E879D8" w:rsidRDefault="00000000">
      <w:r>
        <w:t xml:space="preserve">Notions de composants : </w:t>
      </w:r>
    </w:p>
    <w:p w14:paraId="02EAC518" w14:textId="77777777" w:rsidR="00E879D8" w:rsidRDefault="00000000">
      <w:pPr>
        <w:numPr>
          <w:ilvl w:val="0"/>
          <w:numId w:val="142"/>
        </w:numPr>
      </w:pPr>
      <w:proofErr w:type="gramStart"/>
      <w:r>
        <w:t>interagissant</w:t>
      </w:r>
      <w:proofErr w:type="gramEnd"/>
      <w:r>
        <w:t xml:space="preserve"> entre eux et avec l’environnement</w:t>
      </w:r>
    </w:p>
    <w:p w14:paraId="0397CA9E" w14:textId="77777777" w:rsidR="00E879D8" w:rsidRDefault="00000000">
      <w:pPr>
        <w:numPr>
          <w:ilvl w:val="0"/>
          <w:numId w:val="142"/>
        </w:numPr>
      </w:pPr>
      <w:proofErr w:type="gramStart"/>
      <w:r>
        <w:t>communication</w:t>
      </w:r>
      <w:proofErr w:type="gramEnd"/>
      <w:r>
        <w:t xml:space="preserve"> via des évènements initiées par</w:t>
      </w:r>
    </w:p>
    <w:p w14:paraId="7144B8E9" w14:textId="77777777" w:rsidR="00E879D8" w:rsidRDefault="00000000">
      <w:pPr>
        <w:numPr>
          <w:ilvl w:val="1"/>
          <w:numId w:val="142"/>
        </w:numPr>
      </w:pPr>
      <w:r>
        <w:t xml:space="preserve">L’utilisateur via des </w:t>
      </w:r>
      <w:proofErr w:type="gramStart"/>
      <w:r>
        <w:t>périphériques:</w:t>
      </w:r>
      <w:proofErr w:type="gramEnd"/>
      <w:r>
        <w:t xml:space="preserve"> clavier, souris, écran</w:t>
      </w:r>
    </w:p>
    <w:p w14:paraId="7476A53D" w14:textId="77777777" w:rsidR="00E879D8" w:rsidRDefault="00000000">
      <w:pPr>
        <w:numPr>
          <w:ilvl w:val="1"/>
          <w:numId w:val="142"/>
        </w:numPr>
      </w:pPr>
      <w:r>
        <w:t xml:space="preserve">Le </w:t>
      </w:r>
      <w:proofErr w:type="gramStart"/>
      <w:r>
        <w:t>système:</w:t>
      </w:r>
      <w:proofErr w:type="gramEnd"/>
      <w:r>
        <w:t xml:space="preserve"> présence ou chargement d’un fichier, déclenchement à une heure </w:t>
      </w:r>
      <w:proofErr w:type="gramStart"/>
      <w:r>
        <w:t>précise,...</w:t>
      </w:r>
      <w:proofErr w:type="gramEnd"/>
    </w:p>
    <w:p w14:paraId="06AE07BB" w14:textId="77777777" w:rsidR="00E879D8" w:rsidRDefault="00000000">
      <w:pPr>
        <w:numPr>
          <w:ilvl w:val="0"/>
          <w:numId w:val="142"/>
        </w:numPr>
      </w:pPr>
      <w:proofErr w:type="gramStart"/>
      <w:r>
        <w:t>réactions</w:t>
      </w:r>
      <w:proofErr w:type="gramEnd"/>
      <w:r>
        <w:t xml:space="preserve"> par des comportements</w:t>
      </w:r>
    </w:p>
    <w:p w14:paraId="5D6B3A11" w14:textId="77777777" w:rsidR="00E879D8" w:rsidRDefault="00000000">
      <w:pPr>
        <w:pStyle w:val="Titre2"/>
        <w:rPr>
          <w:b/>
        </w:rPr>
      </w:pPr>
      <w:bookmarkStart w:id="39" w:name="_a86dnuw4dybs" w:colFirst="0" w:colLast="0"/>
      <w:bookmarkEnd w:id="39"/>
      <w:r>
        <w:rPr>
          <w:b/>
        </w:rPr>
        <w:t>Schématique</w:t>
      </w: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63764164" wp14:editId="4AB77650">
            <wp:simplePos x="0" y="0"/>
            <wp:positionH relativeFrom="column">
              <wp:posOffset>1</wp:posOffset>
            </wp:positionH>
            <wp:positionV relativeFrom="paragraph">
              <wp:posOffset>571500</wp:posOffset>
            </wp:positionV>
            <wp:extent cx="4548188" cy="2536283"/>
            <wp:effectExtent l="0" t="0" r="0" b="0"/>
            <wp:wrapNone/>
            <wp:docPr id="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536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9F93A9" w14:textId="77777777" w:rsidR="00E879D8" w:rsidRDefault="00E879D8"/>
    <w:p w14:paraId="05F0B368" w14:textId="77777777" w:rsidR="00E879D8" w:rsidRDefault="00E879D8"/>
    <w:p w14:paraId="7E1F5DBE" w14:textId="77777777" w:rsidR="00E879D8" w:rsidRDefault="00E879D8"/>
    <w:p w14:paraId="145C2E5F" w14:textId="77777777" w:rsidR="00E879D8" w:rsidRDefault="00E879D8"/>
    <w:p w14:paraId="2F6BBF2A" w14:textId="77777777" w:rsidR="00E879D8" w:rsidRDefault="00E879D8"/>
    <w:p w14:paraId="53918121" w14:textId="77777777" w:rsidR="00E879D8" w:rsidRDefault="00E879D8"/>
    <w:p w14:paraId="1013A4C9" w14:textId="77777777" w:rsidR="00E879D8" w:rsidRDefault="00E879D8"/>
    <w:p w14:paraId="5CA565AB" w14:textId="77777777" w:rsidR="00E879D8" w:rsidRDefault="00E879D8"/>
    <w:p w14:paraId="503A493B" w14:textId="77777777" w:rsidR="00E879D8" w:rsidRDefault="00000000">
      <w:r>
        <w:t>Une fois votre interface créée et initialisée, il y a un processus qui effectue une surveillance continuelle des évènements.</w:t>
      </w:r>
    </w:p>
    <w:p w14:paraId="67183CCA" w14:textId="77777777" w:rsidR="00E879D8" w:rsidRDefault="00E879D8"/>
    <w:p w14:paraId="27E101DA" w14:textId="77777777" w:rsidR="00E879D8" w:rsidRDefault="00000000">
      <w:r>
        <w:t>Ce n’est pas réellement un processus, c’est ce qu’on appelle un thread : c’est à dire une tâche (ou une unité d’exécution) d’un programme, rattachée à un processus.</w:t>
      </w:r>
    </w:p>
    <w:p w14:paraId="7E10D452" w14:textId="77777777" w:rsidR="00E879D8" w:rsidRDefault="00E879D8"/>
    <w:p w14:paraId="66AE3C9B" w14:textId="77777777" w:rsidR="00E879D8" w:rsidRDefault="00000000">
      <w:r>
        <w:t xml:space="preserve">Pour </w:t>
      </w:r>
      <w:proofErr w:type="gramStart"/>
      <w:r>
        <w:t>résumer:</w:t>
      </w:r>
      <w:proofErr w:type="gramEnd"/>
      <w:r>
        <w:t xml:space="preserve"> votre application doit surveiller constamment les interactions susceptibles de déclencher des événements :</w:t>
      </w:r>
    </w:p>
    <w:p w14:paraId="4557F906" w14:textId="77777777" w:rsidR="00E879D8" w:rsidRDefault="00000000">
      <w:pPr>
        <w:numPr>
          <w:ilvl w:val="0"/>
          <w:numId w:val="101"/>
        </w:numPr>
      </w:pPr>
      <w:proofErr w:type="gramStart"/>
      <w:r>
        <w:t>les</w:t>
      </w:r>
      <w:proofErr w:type="gramEnd"/>
      <w:r>
        <w:t xml:space="preserve"> actions de l'utilisateur</w:t>
      </w:r>
    </w:p>
    <w:p w14:paraId="5AF9388A" w14:textId="77777777" w:rsidR="00E879D8" w:rsidRDefault="00000000">
      <w:pPr>
        <w:numPr>
          <w:ilvl w:val="0"/>
          <w:numId w:val="101"/>
        </w:numPr>
      </w:pPr>
      <w:proofErr w:type="gramStart"/>
      <w:r>
        <w:t>les</w:t>
      </w:r>
      <w:proofErr w:type="gramEnd"/>
      <w:r>
        <w:t xml:space="preserve"> changements détectés par le système </w:t>
      </w:r>
    </w:p>
    <w:p w14:paraId="25FAEC69" w14:textId="77777777" w:rsidR="00E879D8" w:rsidRDefault="00E879D8"/>
    <w:p w14:paraId="264C4FAA" w14:textId="77777777" w:rsidR="00E879D8" w:rsidRDefault="00000000">
      <w:r>
        <w:t xml:space="preserve">Ce thread de surveillance ne doit pas être </w:t>
      </w:r>
      <w:proofErr w:type="spellStart"/>
      <w:r>
        <w:t>re-développé</w:t>
      </w:r>
      <w:proofErr w:type="spellEnd"/>
      <w:r>
        <w:t xml:space="preserve"> à chaque fois, il est fourni par </w:t>
      </w:r>
      <w:proofErr w:type="spellStart"/>
      <w:r>
        <w:t>JavaFX</w:t>
      </w:r>
      <w:proofErr w:type="spellEnd"/>
      <w:r>
        <w:t xml:space="preserve"> : c’est le </w:t>
      </w:r>
      <w:proofErr w:type="spellStart"/>
      <w:r>
        <w:t>JavaFX</w:t>
      </w:r>
      <w:proofErr w:type="spellEnd"/>
      <w:r>
        <w:t xml:space="preserve"> Application Thread</w:t>
      </w:r>
    </w:p>
    <w:p w14:paraId="5898E63A" w14:textId="77777777" w:rsidR="00E879D8" w:rsidRDefault="00000000">
      <w:pPr>
        <w:pStyle w:val="Titre2"/>
        <w:rPr>
          <w:b/>
        </w:rPr>
      </w:pPr>
      <w:bookmarkStart w:id="40" w:name="_b63w3c7ozn9d" w:colFirst="0" w:colLast="0"/>
      <w:bookmarkEnd w:id="40"/>
      <w:r>
        <w:rPr>
          <w:b/>
        </w:rPr>
        <w:t xml:space="preserve">Exemple avec </w:t>
      </w:r>
      <w:proofErr w:type="spellStart"/>
      <w:r>
        <w:rPr>
          <w:b/>
        </w:rPr>
        <w:t>JavaFX</w:t>
      </w:r>
      <w:proofErr w:type="spellEnd"/>
    </w:p>
    <w:p w14:paraId="7CC5251F" w14:textId="77777777" w:rsidR="00E879D8" w:rsidRDefault="00E879D8"/>
    <w:p w14:paraId="322DFF3D" w14:textId="77777777" w:rsidR="00E879D8" w:rsidRDefault="00000000">
      <w:r>
        <w:rPr>
          <w:noProof/>
        </w:rPr>
        <w:drawing>
          <wp:inline distT="114300" distB="114300" distL="114300" distR="114300" wp14:anchorId="7B42C4DC" wp14:editId="4B87180B">
            <wp:extent cx="3101470" cy="2239328"/>
            <wp:effectExtent l="0" t="0" r="0" b="0"/>
            <wp:docPr id="72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1470" cy="2239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A58D12" w14:textId="77777777" w:rsidR="00E879D8" w:rsidRDefault="00000000">
      <w:pPr>
        <w:pStyle w:val="Titre1"/>
        <w:rPr>
          <w:b/>
        </w:rPr>
      </w:pPr>
      <w:bookmarkStart w:id="41" w:name="_3pheqspj83fs" w:colFirst="0" w:colLast="0"/>
      <w:bookmarkEnd w:id="41"/>
      <w:r>
        <w:rPr>
          <w:b/>
        </w:rPr>
        <w:t>III- Le design pattern Observer</w:t>
      </w:r>
    </w:p>
    <w:p w14:paraId="4F21B112" w14:textId="77777777" w:rsidR="00E879D8" w:rsidRDefault="00E879D8"/>
    <w:p w14:paraId="5A92EEF5" w14:textId="77777777" w:rsidR="00E879D8" w:rsidRDefault="00000000">
      <w:pPr>
        <w:pStyle w:val="Titre2"/>
        <w:rPr>
          <w:b/>
        </w:rPr>
      </w:pPr>
      <w:bookmarkStart w:id="42" w:name="_qlr5uj26bfqv" w:colFirst="0" w:colLast="0"/>
      <w:bookmarkEnd w:id="42"/>
      <w:r>
        <w:rPr>
          <w:b/>
        </w:rPr>
        <w:t>La délégation ?</w:t>
      </w:r>
    </w:p>
    <w:p w14:paraId="51E60AAA" w14:textId="77777777" w:rsidR="00E879D8" w:rsidRDefault="00E879D8"/>
    <w:p w14:paraId="0133F78D" w14:textId="77777777" w:rsidR="00E879D8" w:rsidRDefault="00000000">
      <w:pPr>
        <w:rPr>
          <w:b/>
        </w:rPr>
      </w:pPr>
      <w:r>
        <w:t>Le</w:t>
      </w:r>
      <w:r>
        <w:rPr>
          <w:b/>
        </w:rPr>
        <w:t xml:space="preserve"> sujet</w:t>
      </w:r>
      <w:r>
        <w:t xml:space="preserve"> enregistre un </w:t>
      </w:r>
      <w:r>
        <w:rPr>
          <w:b/>
        </w:rPr>
        <w:t>observateur</w:t>
      </w:r>
    </w:p>
    <w:p w14:paraId="41AC7CE4" w14:textId="77777777" w:rsidR="00E879D8" w:rsidRDefault="00000000">
      <w:r>
        <w:t xml:space="preserve">Lorsqu’un </w:t>
      </w:r>
      <w:r>
        <w:rPr>
          <w:b/>
        </w:rPr>
        <w:t xml:space="preserve">évènement </w:t>
      </w:r>
      <w:r>
        <w:t>survient, le sujet signale qu’un évènement se produit</w:t>
      </w:r>
    </w:p>
    <w:p w14:paraId="1140182A" w14:textId="77777777" w:rsidR="00E879D8" w:rsidRDefault="00000000">
      <w:r>
        <w:t>L’observateur réagit à l'événement auquel il est abonné, il est appelé</w:t>
      </w:r>
    </w:p>
    <w:p w14:paraId="62EBC053" w14:textId="77777777" w:rsidR="00E879D8" w:rsidRDefault="00000000">
      <w:pPr>
        <w:rPr>
          <w:b/>
        </w:rPr>
      </w:pPr>
      <w:r>
        <w:rPr>
          <w:b/>
        </w:rPr>
        <w:t>C’est donc à l’observateur qu’est délégué le traitement</w:t>
      </w:r>
    </w:p>
    <w:p w14:paraId="093E0B6B" w14:textId="77777777" w:rsidR="00E879D8" w:rsidRDefault="00E879D8"/>
    <w:p w14:paraId="2C48C47D" w14:textId="77777777" w:rsidR="00E879D8" w:rsidRDefault="00E879D8"/>
    <w:p w14:paraId="7EA6C739" w14:textId="77777777" w:rsidR="00E879D8" w:rsidRDefault="00000000">
      <w:pPr>
        <w:pStyle w:val="Titre2"/>
        <w:rPr>
          <w:b/>
        </w:rPr>
      </w:pPr>
      <w:bookmarkStart w:id="43" w:name="_ckok3e7hpcs6" w:colFirst="0" w:colLast="0"/>
      <w:bookmarkEnd w:id="43"/>
      <w:r>
        <w:rPr>
          <w:b/>
        </w:rPr>
        <w:lastRenderedPageBreak/>
        <w:t>Rappel : un pattern ?</w:t>
      </w:r>
    </w:p>
    <w:p w14:paraId="5F35D169" w14:textId="77777777" w:rsidR="00E879D8" w:rsidRDefault="00E879D8"/>
    <w:p w14:paraId="2EAFA527" w14:textId="77777777" w:rsidR="00E879D8" w:rsidRDefault="00000000">
      <w:r>
        <w:rPr>
          <w:b/>
        </w:rPr>
        <w:t>Pattern ou Design Pattern (patron de conception) :</w:t>
      </w:r>
      <w:r>
        <w:rPr>
          <w:b/>
        </w:rPr>
        <w:br/>
      </w:r>
    </w:p>
    <w:p w14:paraId="235F9440" w14:textId="77777777" w:rsidR="00E879D8" w:rsidRDefault="00000000">
      <w:pPr>
        <w:numPr>
          <w:ilvl w:val="0"/>
          <w:numId w:val="85"/>
        </w:numPr>
      </w:pPr>
      <w:r>
        <w:t>Ce sont des solutions générales, réutilisables, que l’on peut appliquer à des problèmes informatiques</w:t>
      </w:r>
    </w:p>
    <w:p w14:paraId="24C70EE1" w14:textId="77777777" w:rsidR="00E879D8" w:rsidRDefault="00E879D8"/>
    <w:p w14:paraId="039286FD" w14:textId="77777777" w:rsidR="00E879D8" w:rsidRDefault="00000000">
      <w:pPr>
        <w:numPr>
          <w:ilvl w:val="0"/>
          <w:numId w:val="143"/>
        </w:numPr>
      </w:pPr>
      <w:r>
        <w:t>Ils sont dépendants d’un contexte spécifique et y répondent</w:t>
      </w:r>
    </w:p>
    <w:p w14:paraId="275142B2" w14:textId="77777777" w:rsidR="00E879D8" w:rsidRDefault="00E879D8">
      <w:pPr>
        <w:ind w:left="720"/>
      </w:pPr>
    </w:p>
    <w:p w14:paraId="737875A3" w14:textId="77777777" w:rsidR="00E879D8" w:rsidRDefault="00000000">
      <w:pPr>
        <w:numPr>
          <w:ilvl w:val="0"/>
          <w:numId w:val="143"/>
        </w:numPr>
      </w:pPr>
      <w:r>
        <w:t>Ils donnent des indications aux développeurs/ concepteurs et définissent un haut niveau de bonnes pratiques</w:t>
      </w:r>
    </w:p>
    <w:p w14:paraId="6F45D949" w14:textId="77777777" w:rsidR="00E879D8" w:rsidRDefault="00E879D8"/>
    <w:p w14:paraId="65ADB516" w14:textId="77777777" w:rsidR="00E879D8" w:rsidRDefault="00000000">
      <w:r>
        <w:t xml:space="preserve"> Les plus connus sont formalisés dans le livre intitulé Design Patterns – </w:t>
      </w:r>
      <w:proofErr w:type="spellStart"/>
      <w:r>
        <w:t>Elements</w:t>
      </w:r>
      <w:proofErr w:type="spellEnd"/>
      <w:r>
        <w:t xml:space="preserve"> of </w:t>
      </w:r>
      <w:proofErr w:type="spellStart"/>
      <w:r>
        <w:t>Reusable</w:t>
      </w:r>
      <w:proofErr w:type="spellEnd"/>
      <w:r>
        <w:t xml:space="preserve"> Object-</w:t>
      </w:r>
      <w:proofErr w:type="spellStart"/>
      <w:r>
        <w:t>Oriented</w:t>
      </w:r>
      <w:proofErr w:type="spellEnd"/>
      <w:r>
        <w:t xml:space="preserve"> Software publié en 1994 chez Addison-Wesley.</w:t>
      </w:r>
    </w:p>
    <w:p w14:paraId="5408F8AA" w14:textId="77777777" w:rsidR="00E879D8" w:rsidRDefault="00E879D8"/>
    <w:p w14:paraId="77386C45" w14:textId="77777777" w:rsidR="00E879D8" w:rsidRDefault="00000000">
      <w:r>
        <w:t xml:space="preserve">Livre de méthodologie appliquée à la conception logicielle écrit pas le “Gang of Four” (abrégé </w:t>
      </w:r>
      <w:proofErr w:type="spellStart"/>
      <w:r>
        <w:t>GoF</w:t>
      </w:r>
      <w:proofErr w:type="spellEnd"/>
      <w:proofErr w:type="gramStart"/>
      <w:r>
        <w:t>):</w:t>
      </w:r>
      <w:proofErr w:type="gramEnd"/>
    </w:p>
    <w:p w14:paraId="4A9E7D17" w14:textId="77777777" w:rsidR="00E879D8" w:rsidRDefault="00000000">
      <w:pPr>
        <w:numPr>
          <w:ilvl w:val="0"/>
          <w:numId w:val="92"/>
        </w:numPr>
      </w:pPr>
      <w:r>
        <w:t xml:space="preserve">Erich Gamma </w:t>
      </w:r>
    </w:p>
    <w:p w14:paraId="3D31B618" w14:textId="77777777" w:rsidR="00E879D8" w:rsidRDefault="00000000">
      <w:pPr>
        <w:numPr>
          <w:ilvl w:val="0"/>
          <w:numId w:val="92"/>
        </w:numPr>
      </w:pPr>
      <w:r>
        <w:t xml:space="preserve">Richard </w:t>
      </w:r>
      <w:proofErr w:type="spellStart"/>
      <w:r>
        <w:t>Helm</w:t>
      </w:r>
      <w:proofErr w:type="spellEnd"/>
    </w:p>
    <w:p w14:paraId="37238F49" w14:textId="77777777" w:rsidR="00E879D8" w:rsidRDefault="00000000">
      <w:pPr>
        <w:numPr>
          <w:ilvl w:val="0"/>
          <w:numId w:val="92"/>
        </w:numPr>
      </w:pPr>
      <w:r>
        <w:t>Ralph Johnson</w:t>
      </w:r>
    </w:p>
    <w:p w14:paraId="6A3CB1D1" w14:textId="77777777" w:rsidR="00E879D8" w:rsidRDefault="00000000">
      <w:pPr>
        <w:numPr>
          <w:ilvl w:val="0"/>
          <w:numId w:val="92"/>
        </w:numPr>
      </w:pPr>
      <w:r>
        <w:t xml:space="preserve">John </w:t>
      </w:r>
      <w:proofErr w:type="spellStart"/>
      <w:r>
        <w:t>Vlissides</w:t>
      </w:r>
      <w:proofErr w:type="spellEnd"/>
    </w:p>
    <w:p w14:paraId="357E9803" w14:textId="77777777" w:rsidR="00E879D8" w:rsidRDefault="00E879D8"/>
    <w:p w14:paraId="549A72F2" w14:textId="77777777" w:rsidR="00E879D8" w:rsidRDefault="00000000">
      <w:pPr>
        <w:pStyle w:val="Titre2"/>
        <w:rPr>
          <w:b/>
        </w:rPr>
      </w:pPr>
      <w:bookmarkStart w:id="44" w:name="_udb78c5311av" w:colFirst="0" w:colLast="0"/>
      <w:bookmarkEnd w:id="44"/>
      <w:r>
        <w:rPr>
          <w:b/>
        </w:rPr>
        <w:t xml:space="preserve">Famille de pattern : </w:t>
      </w:r>
    </w:p>
    <w:p w14:paraId="44388F2C" w14:textId="78E5FAF2" w:rsidR="00E879D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On distingue trois famille</w:t>
      </w:r>
      <w:r w:rsidR="00080F2E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 xml:space="preserve"> de patrons de conception selon leur utilisation : </w:t>
      </w:r>
    </w:p>
    <w:p w14:paraId="48D95BFB" w14:textId="77777777" w:rsidR="00E879D8" w:rsidRDefault="00E879D8"/>
    <w:p w14:paraId="55AA9395" w14:textId="77777777" w:rsidR="00E879D8" w:rsidRDefault="00000000">
      <w:pPr>
        <w:numPr>
          <w:ilvl w:val="0"/>
          <w:numId w:val="118"/>
        </w:numPr>
      </w:pPr>
      <w:proofErr w:type="gramStart"/>
      <w:r>
        <w:rPr>
          <w:b/>
          <w:sz w:val="24"/>
          <w:szCs w:val="24"/>
        </w:rPr>
        <w:t>de</w:t>
      </w:r>
      <w:proofErr w:type="gramEnd"/>
      <w:r>
        <w:rPr>
          <w:b/>
          <w:sz w:val="24"/>
          <w:szCs w:val="24"/>
        </w:rPr>
        <w:t xml:space="preserve"> construction</w:t>
      </w:r>
      <w:r>
        <w:t xml:space="preserve"> : ils définissent comment faire l'instanciation et la configuration des classes et des objets </w:t>
      </w:r>
    </w:p>
    <w:p w14:paraId="0BECAE72" w14:textId="77777777" w:rsidR="00E879D8" w:rsidRDefault="00E879D8">
      <w:pPr>
        <w:ind w:left="720"/>
      </w:pPr>
    </w:p>
    <w:p w14:paraId="11ED13CC" w14:textId="77777777" w:rsidR="00E879D8" w:rsidRDefault="00000000">
      <w:pPr>
        <w:numPr>
          <w:ilvl w:val="0"/>
          <w:numId w:val="61"/>
        </w:numPr>
      </w:pPr>
      <w:proofErr w:type="gramStart"/>
      <w:r>
        <w:rPr>
          <w:b/>
          <w:sz w:val="24"/>
          <w:szCs w:val="24"/>
        </w:rPr>
        <w:t>structuraux</w:t>
      </w:r>
      <w:proofErr w:type="gramEnd"/>
      <w:r>
        <w:rPr>
          <w:b/>
          <w:sz w:val="24"/>
          <w:szCs w:val="24"/>
        </w:rPr>
        <w:t xml:space="preserve"> </w:t>
      </w:r>
      <w:r>
        <w:t xml:space="preserve">: ils définissent comment organiser les classes d'un programme dans une structure plus large (séparant l'interface de l'implémentation) </w:t>
      </w:r>
    </w:p>
    <w:p w14:paraId="4F1D3E6B" w14:textId="77777777" w:rsidR="00E879D8" w:rsidRDefault="00E879D8">
      <w:pPr>
        <w:ind w:left="720"/>
      </w:pPr>
    </w:p>
    <w:p w14:paraId="2FF06963" w14:textId="77777777" w:rsidR="00E879D8" w:rsidRDefault="00000000">
      <w:pPr>
        <w:numPr>
          <w:ilvl w:val="0"/>
          <w:numId w:val="93"/>
        </w:numPr>
      </w:pPr>
      <w:proofErr w:type="gramStart"/>
      <w:r>
        <w:rPr>
          <w:b/>
          <w:sz w:val="24"/>
          <w:szCs w:val="24"/>
        </w:rPr>
        <w:t>comportementaux</w:t>
      </w:r>
      <w:proofErr w:type="gramEnd"/>
      <w:r>
        <w:t xml:space="preserve"> : ils définissent comment organiser les objets pour que ceux-ci collaborent (distribution des responsabilités) et expliquent le fonctionnement des algorithmes impliqués</w:t>
      </w:r>
    </w:p>
    <w:p w14:paraId="3507BEA0" w14:textId="77777777" w:rsidR="00E879D8" w:rsidRDefault="00E879D8"/>
    <w:p w14:paraId="0528DACB" w14:textId="77777777" w:rsidR="00E879D8" w:rsidRDefault="00000000">
      <w:pPr>
        <w:pStyle w:val="Titre2"/>
        <w:rPr>
          <w:b/>
        </w:rPr>
      </w:pPr>
      <w:bookmarkStart w:id="45" w:name="_k5jnr61261ru" w:colFirst="0" w:colLast="0"/>
      <w:bookmarkEnd w:id="45"/>
      <w:r>
        <w:rPr>
          <w:b/>
        </w:rPr>
        <w:lastRenderedPageBreak/>
        <w:t>Le pattern Observer</w:t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18B23C09" wp14:editId="08B5D72D">
            <wp:simplePos x="0" y="0"/>
            <wp:positionH relativeFrom="column">
              <wp:posOffset>-57149</wp:posOffset>
            </wp:positionH>
            <wp:positionV relativeFrom="paragraph">
              <wp:posOffset>628552</wp:posOffset>
            </wp:positionV>
            <wp:extent cx="3879231" cy="1634644"/>
            <wp:effectExtent l="0" t="0" r="0" b="0"/>
            <wp:wrapSquare wrapText="bothSides" distT="114300" distB="114300" distL="114300" distR="114300"/>
            <wp:docPr id="65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9231" cy="1634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5E48FC" w14:textId="77777777" w:rsidR="00E879D8" w:rsidRDefault="00E879D8"/>
    <w:p w14:paraId="3B22979B" w14:textId="77777777" w:rsidR="00E879D8" w:rsidRDefault="00E879D8"/>
    <w:p w14:paraId="21C922FC" w14:textId="77777777" w:rsidR="00A10AF7" w:rsidRDefault="00A10AF7">
      <w:pPr>
        <w:pStyle w:val="Titre1"/>
        <w:rPr>
          <w:b/>
        </w:rPr>
      </w:pPr>
      <w:bookmarkStart w:id="46" w:name="_dcmc8hpp726g" w:colFirst="0" w:colLast="0"/>
      <w:bookmarkEnd w:id="46"/>
    </w:p>
    <w:p w14:paraId="5F2F0C89" w14:textId="77777777" w:rsidR="00A10AF7" w:rsidRDefault="00A10AF7">
      <w:pPr>
        <w:pStyle w:val="Titre1"/>
        <w:rPr>
          <w:b/>
        </w:rPr>
      </w:pPr>
    </w:p>
    <w:p w14:paraId="5B05E6D6" w14:textId="77777777" w:rsidR="00A10AF7" w:rsidRDefault="00A10AF7">
      <w:pPr>
        <w:pStyle w:val="Titre1"/>
        <w:rPr>
          <w:b/>
        </w:rPr>
      </w:pPr>
    </w:p>
    <w:p w14:paraId="39204324" w14:textId="2B00DC08" w:rsidR="00E879D8" w:rsidRDefault="00000000">
      <w:pPr>
        <w:pStyle w:val="Titre1"/>
        <w:rPr>
          <w:b/>
        </w:rPr>
      </w:pPr>
      <w:r>
        <w:rPr>
          <w:b/>
        </w:rPr>
        <w:t xml:space="preserve">IV- Les évènements dans </w:t>
      </w:r>
      <w:proofErr w:type="spellStart"/>
      <w:r>
        <w:rPr>
          <w:b/>
        </w:rPr>
        <w:t>JavaFX</w:t>
      </w:r>
      <w:proofErr w:type="spellEnd"/>
    </w:p>
    <w:p w14:paraId="25BC95B2" w14:textId="77777777" w:rsidR="00E879D8" w:rsidRDefault="00E879D8"/>
    <w:p w14:paraId="4EC78A6E" w14:textId="77777777" w:rsidR="00E879D8" w:rsidRDefault="00000000">
      <w:r>
        <w:t>Héritent de la classe Event : ce sont des objets</w:t>
      </w:r>
    </w:p>
    <w:p w14:paraId="581683B6" w14:textId="77777777" w:rsidR="00E879D8" w:rsidRDefault="00000000">
      <w:r>
        <w:t xml:space="preserve">De nombreux évènements sont prédéfinis dans </w:t>
      </w:r>
      <w:proofErr w:type="spellStart"/>
      <w:r>
        <w:t>JavaFX</w:t>
      </w:r>
      <w:proofErr w:type="spellEnd"/>
      <w:r>
        <w:t xml:space="preserve"> </w:t>
      </w:r>
    </w:p>
    <w:p w14:paraId="72C7D094" w14:textId="77777777" w:rsidR="00E879D8" w:rsidRDefault="00000000">
      <w:r>
        <w:t xml:space="preserve">On peut aussi créer des évènements personnalisés </w:t>
      </w:r>
    </w:p>
    <w:p w14:paraId="7699BA71" w14:textId="77777777" w:rsidR="00E879D8" w:rsidRDefault="00E879D8"/>
    <w:p w14:paraId="02928AD9" w14:textId="77777777" w:rsidR="00E879D8" w:rsidRDefault="00000000">
      <w:r>
        <w:t xml:space="preserve">Chaque événement contient entre autres : </w:t>
      </w:r>
    </w:p>
    <w:p w14:paraId="4AE55BCE" w14:textId="77777777" w:rsidR="00E879D8" w:rsidRDefault="00000000">
      <w:pPr>
        <w:numPr>
          <w:ilvl w:val="0"/>
          <w:numId w:val="62"/>
        </w:numPr>
      </w:pPr>
      <w:proofErr w:type="gramStart"/>
      <w:r>
        <w:rPr>
          <w:b/>
        </w:rPr>
        <w:t>le</w:t>
      </w:r>
      <w:proofErr w:type="gramEnd"/>
      <w:r>
        <w:rPr>
          <w:b/>
        </w:rPr>
        <w:t xml:space="preserve"> type</w:t>
      </w:r>
      <w:r>
        <w:t xml:space="preserve"> : instance de </w:t>
      </w:r>
      <w:proofErr w:type="spellStart"/>
      <w:r>
        <w:t>EventType</w:t>
      </w:r>
      <w:proofErr w:type="spellEnd"/>
      <w:r>
        <w:t xml:space="preserve"> obtenu par </w:t>
      </w:r>
      <w:proofErr w:type="spellStart"/>
      <w:proofErr w:type="gramStart"/>
      <w:r>
        <w:t>getEventType</w:t>
      </w:r>
      <w:proofErr w:type="spellEnd"/>
      <w:r>
        <w:t>(</w:t>
      </w:r>
      <w:proofErr w:type="gramEnd"/>
      <w:r>
        <w:t xml:space="preserve">) </w:t>
      </w:r>
    </w:p>
    <w:p w14:paraId="5BFFD7C9" w14:textId="77777777" w:rsidR="00E879D8" w:rsidRDefault="00000000">
      <w:pPr>
        <w:numPr>
          <w:ilvl w:val="0"/>
          <w:numId w:val="62"/>
        </w:numPr>
      </w:pPr>
      <w:proofErr w:type="gramStart"/>
      <w:r>
        <w:rPr>
          <w:b/>
        </w:rPr>
        <w:t>la</w:t>
      </w:r>
      <w:proofErr w:type="gramEnd"/>
      <w:r>
        <w:rPr>
          <w:b/>
        </w:rPr>
        <w:t xml:space="preserve"> source</w:t>
      </w:r>
      <w:r>
        <w:t xml:space="preserve"> : Object obtenue par </w:t>
      </w:r>
      <w:proofErr w:type="spellStart"/>
      <w:proofErr w:type="gramStart"/>
      <w:r>
        <w:t>getSource</w:t>
      </w:r>
      <w:proofErr w:type="spellEnd"/>
      <w:r>
        <w:t>(</w:t>
      </w:r>
      <w:proofErr w:type="gramEnd"/>
      <w:r>
        <w:t xml:space="preserve">) </w:t>
      </w:r>
    </w:p>
    <w:p w14:paraId="010624B9" w14:textId="77777777" w:rsidR="00E879D8" w:rsidRDefault="00000000">
      <w:pPr>
        <w:numPr>
          <w:ilvl w:val="0"/>
          <w:numId w:val="62"/>
        </w:numPr>
      </w:pPr>
      <w:proofErr w:type="gramStart"/>
      <w:r>
        <w:rPr>
          <w:b/>
        </w:rPr>
        <w:t>la</w:t>
      </w:r>
      <w:proofErr w:type="gramEnd"/>
      <w:r>
        <w:rPr>
          <w:b/>
        </w:rPr>
        <w:t xml:space="preserve"> cible</w:t>
      </w:r>
      <w:r>
        <w:t xml:space="preserve"> : </w:t>
      </w:r>
      <w:proofErr w:type="spellStart"/>
      <w:r>
        <w:t>EventTarget</w:t>
      </w:r>
      <w:proofErr w:type="spellEnd"/>
      <w:r>
        <w:t xml:space="preserve"> obtenue par </w:t>
      </w:r>
      <w:proofErr w:type="spellStart"/>
      <w:proofErr w:type="gramStart"/>
      <w:r>
        <w:t>getTarget</w:t>
      </w:r>
      <w:proofErr w:type="spellEnd"/>
      <w:r>
        <w:t>(</w:t>
      </w:r>
      <w:proofErr w:type="gramEnd"/>
      <w:r>
        <w:t xml:space="preserve">) </w:t>
      </w:r>
    </w:p>
    <w:p w14:paraId="63BB737E" w14:textId="77777777" w:rsidR="00E879D8" w:rsidRDefault="00E879D8"/>
    <w:p w14:paraId="294AA203" w14:textId="77777777" w:rsidR="00E879D8" w:rsidRDefault="00000000">
      <w:r>
        <w:t xml:space="preserve">Le </w:t>
      </w:r>
      <w:proofErr w:type="spellStart"/>
      <w:r>
        <w:rPr>
          <w:b/>
          <w:sz w:val="24"/>
          <w:szCs w:val="24"/>
        </w:rPr>
        <w:t>EventType</w:t>
      </w:r>
      <w:proofErr w:type="spellEnd"/>
      <w:r>
        <w:t xml:space="preserve"> est lui-même un objet : il possède un nom (</w:t>
      </w:r>
      <w:r>
        <w:rPr>
          <w:i/>
        </w:rPr>
        <w:t xml:space="preserve">obtenu via </w:t>
      </w:r>
      <w:proofErr w:type="spellStart"/>
      <w:proofErr w:type="gramStart"/>
      <w:r>
        <w:rPr>
          <w:i/>
        </w:rPr>
        <w:t>getName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>) et un type parent (</w:t>
      </w:r>
      <w:proofErr w:type="spellStart"/>
      <w:proofErr w:type="gramStart"/>
      <w:r>
        <w:rPr>
          <w:i/>
        </w:rPr>
        <w:t>getSuperType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) </w:t>
      </w:r>
    </w:p>
    <w:p w14:paraId="2F3607FC" w14:textId="77777777" w:rsidR="00E879D8" w:rsidRDefault="00E879D8"/>
    <w:p w14:paraId="46DD1F8B" w14:textId="77777777" w:rsidR="00E879D8" w:rsidRDefault="00000000">
      <w:pPr>
        <w:rPr>
          <w:i/>
          <w:u w:val="single"/>
        </w:rPr>
      </w:pPr>
      <w:r>
        <w:rPr>
          <w:i/>
          <w:u w:val="single"/>
        </w:rPr>
        <w:t>https://docs.oracle.com/javafx/2/events/jfxpub-events.htm</w:t>
      </w:r>
    </w:p>
    <w:p w14:paraId="2C0FFEE6" w14:textId="77777777" w:rsidR="00E879D8" w:rsidRDefault="00E879D8"/>
    <w:p w14:paraId="7CB28A81" w14:textId="77777777" w:rsidR="00E879D8" w:rsidRDefault="00E879D8"/>
    <w:p w14:paraId="6878659B" w14:textId="77777777" w:rsidR="00E879D8" w:rsidRDefault="00000000">
      <w:pPr>
        <w:pStyle w:val="Titre2"/>
        <w:rPr>
          <w:b/>
        </w:rPr>
      </w:pPr>
      <w:bookmarkStart w:id="47" w:name="_xyddau2bn7np" w:colFirst="0" w:colLast="0"/>
      <w:bookmarkEnd w:id="47"/>
      <w:r>
        <w:rPr>
          <w:b/>
        </w:rPr>
        <w:t>Types d’événements 1/2</w:t>
      </w:r>
    </w:p>
    <w:p w14:paraId="6DDED721" w14:textId="77777777" w:rsidR="00E879D8" w:rsidRDefault="00E879D8"/>
    <w:p w14:paraId="18EFF571" w14:textId="77777777" w:rsidR="00E879D8" w:rsidRDefault="00000000">
      <w:r>
        <w:t xml:space="preserve"> Les types d’évènements sont classés de manière hiérarchique (héritage) </w:t>
      </w:r>
    </w:p>
    <w:p w14:paraId="48A7AB9E" w14:textId="77777777" w:rsidR="00E879D8" w:rsidRDefault="00E879D8"/>
    <w:p w14:paraId="636FB5BF" w14:textId="77777777" w:rsidR="00E879D8" w:rsidRDefault="00000000">
      <w:r>
        <w:t xml:space="preserve">Voici une partie de cette hiérarchie : </w:t>
      </w:r>
      <w:r>
        <w:rPr>
          <w:noProof/>
        </w:rPr>
        <w:drawing>
          <wp:anchor distT="114300" distB="114300" distL="114300" distR="114300" simplePos="0" relativeHeight="251664384" behindDoc="1" locked="0" layoutInCell="1" hidden="0" allowOverlap="1" wp14:anchorId="430C8BC6" wp14:editId="535B0E22">
            <wp:simplePos x="0" y="0"/>
            <wp:positionH relativeFrom="column">
              <wp:posOffset>57151</wp:posOffset>
            </wp:positionH>
            <wp:positionV relativeFrom="paragraph">
              <wp:posOffset>264700</wp:posOffset>
            </wp:positionV>
            <wp:extent cx="2986088" cy="1564141"/>
            <wp:effectExtent l="0" t="0" r="0" b="0"/>
            <wp:wrapNone/>
            <wp:docPr id="7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1564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9C4910" w14:textId="77777777" w:rsidR="00E879D8" w:rsidRDefault="00E879D8"/>
    <w:p w14:paraId="39ABBB23" w14:textId="77777777" w:rsidR="00E879D8" w:rsidRDefault="00E879D8"/>
    <w:p w14:paraId="0C36FCC5" w14:textId="77777777" w:rsidR="00E879D8" w:rsidRDefault="00E879D8"/>
    <w:p w14:paraId="348BB6E2" w14:textId="77777777" w:rsidR="00E879D8" w:rsidRDefault="00E879D8"/>
    <w:p w14:paraId="6EF3C11C" w14:textId="77777777" w:rsidR="00E879D8" w:rsidRDefault="00E879D8"/>
    <w:p w14:paraId="1844342E" w14:textId="77777777" w:rsidR="00E879D8" w:rsidRDefault="00E879D8"/>
    <w:p w14:paraId="0B92767F" w14:textId="77777777" w:rsidR="00E879D8" w:rsidRDefault="00E879D8"/>
    <w:p w14:paraId="0CD898F1" w14:textId="77777777" w:rsidR="00E879D8" w:rsidRDefault="00E879D8"/>
    <w:p w14:paraId="6C700EDE" w14:textId="77777777" w:rsidR="00E879D8" w:rsidRDefault="00E879D8"/>
    <w:p w14:paraId="21F75921" w14:textId="77777777" w:rsidR="00E879D8" w:rsidRDefault="00E879D8"/>
    <w:p w14:paraId="292311D8" w14:textId="77777777" w:rsidR="00E879D8" w:rsidRDefault="00000000">
      <w:r>
        <w:t xml:space="preserve">A la racine, on a </w:t>
      </w:r>
      <w:proofErr w:type="spellStart"/>
      <w:r>
        <w:t>Event.ANY</w:t>
      </w:r>
      <w:proofErr w:type="spellEnd"/>
      <w:r>
        <w:t xml:space="preserve"> (équivalent à </w:t>
      </w:r>
      <w:proofErr w:type="spellStart"/>
      <w:r>
        <w:t>Event.ROOT</w:t>
      </w:r>
      <w:proofErr w:type="spellEnd"/>
      <w:r>
        <w:t xml:space="preserve">) </w:t>
      </w:r>
    </w:p>
    <w:p w14:paraId="4170508E" w14:textId="77777777" w:rsidR="00E879D8" w:rsidRDefault="00E879D8"/>
    <w:p w14:paraId="0CCF1D33" w14:textId="77777777" w:rsidR="00E879D8" w:rsidRDefault="00000000">
      <w:r>
        <w:t>https://docs.oracle.com/javafx/2/events/processing.htm</w:t>
      </w:r>
    </w:p>
    <w:p w14:paraId="009FD731" w14:textId="77777777" w:rsidR="00E879D8" w:rsidRDefault="00E879D8"/>
    <w:p w14:paraId="0F0F25FB" w14:textId="77777777" w:rsidR="00E879D8" w:rsidRDefault="00000000">
      <w:pPr>
        <w:pStyle w:val="Titre2"/>
        <w:rPr>
          <w:b/>
        </w:rPr>
      </w:pPr>
      <w:bookmarkStart w:id="48" w:name="_nwjiatgzl65e" w:colFirst="0" w:colLast="0"/>
      <w:bookmarkEnd w:id="48"/>
      <w:r>
        <w:rPr>
          <w:b/>
        </w:rPr>
        <w:t>Types d’événements 2/2</w:t>
      </w:r>
    </w:p>
    <w:p w14:paraId="5330C3FC" w14:textId="77777777" w:rsidR="00E879D8" w:rsidRDefault="00E879D8"/>
    <w:p w14:paraId="10DB6990" w14:textId="77777777" w:rsidR="00E879D8" w:rsidRDefault="00000000">
      <w:pPr>
        <w:numPr>
          <w:ilvl w:val="0"/>
          <w:numId w:val="16"/>
        </w:numPr>
      </w:pPr>
      <w:proofErr w:type="spellStart"/>
      <w:r>
        <w:t>ActionEvent</w:t>
      </w:r>
      <w:proofErr w:type="spellEnd"/>
    </w:p>
    <w:p w14:paraId="4C6D6E5C" w14:textId="77777777" w:rsidR="00E879D8" w:rsidRPr="00EE174F" w:rsidRDefault="00000000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EE174F">
        <w:rPr>
          <w:lang w:val="en-US"/>
        </w:rPr>
        <w:t>KeyEvent</w:t>
      </w:r>
      <w:proofErr w:type="spellEnd"/>
      <w:r w:rsidRPr="00EE174F">
        <w:rPr>
          <w:lang w:val="en-US"/>
        </w:rPr>
        <w:t xml:space="preserve"> :</w:t>
      </w:r>
      <w:proofErr w:type="gramEnd"/>
      <w:r w:rsidRPr="00EE174F">
        <w:rPr>
          <w:lang w:val="en-US"/>
        </w:rPr>
        <w:t xml:space="preserve"> </w:t>
      </w:r>
      <w:proofErr w:type="spellStart"/>
      <w:r w:rsidRPr="00EE174F">
        <w:rPr>
          <w:lang w:val="en-US"/>
        </w:rPr>
        <w:t>onKey</w:t>
      </w:r>
      <w:proofErr w:type="spellEnd"/>
      <w:r w:rsidRPr="00EE174F">
        <w:rPr>
          <w:lang w:val="en-US"/>
        </w:rPr>
        <w:t xml:space="preserve"> (pressed, typed, released)</w:t>
      </w:r>
    </w:p>
    <w:p w14:paraId="1D2FB057" w14:textId="77777777" w:rsidR="00E879D8" w:rsidRPr="00EE174F" w:rsidRDefault="00000000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EE174F">
        <w:rPr>
          <w:lang w:val="en-US"/>
        </w:rPr>
        <w:t>MouseEvent</w:t>
      </w:r>
      <w:proofErr w:type="spellEnd"/>
      <w:r w:rsidRPr="00EE174F">
        <w:rPr>
          <w:lang w:val="en-US"/>
        </w:rPr>
        <w:t xml:space="preserve"> :</w:t>
      </w:r>
      <w:proofErr w:type="gramEnd"/>
      <w:r w:rsidRPr="00EE174F">
        <w:rPr>
          <w:lang w:val="en-US"/>
        </w:rPr>
        <w:t xml:space="preserve"> </w:t>
      </w:r>
      <w:proofErr w:type="spellStart"/>
      <w:r w:rsidRPr="00EE174F">
        <w:rPr>
          <w:lang w:val="en-US"/>
        </w:rPr>
        <w:t>onMouse</w:t>
      </w:r>
      <w:proofErr w:type="spellEnd"/>
      <w:r w:rsidRPr="00EE174F">
        <w:rPr>
          <w:lang w:val="en-US"/>
        </w:rPr>
        <w:t xml:space="preserve"> (clicked, dragged, entered, exited, moved,</w:t>
      </w:r>
    </w:p>
    <w:p w14:paraId="498CC92E" w14:textId="77777777" w:rsidR="00E879D8" w:rsidRDefault="00000000">
      <w:r w:rsidRPr="00EE174F">
        <w:rPr>
          <w:lang w:val="en-US"/>
        </w:rPr>
        <w:t xml:space="preserve">            </w:t>
      </w:r>
      <w:proofErr w:type="spellStart"/>
      <w:proofErr w:type="gramStart"/>
      <w:r>
        <w:t>pressed</w:t>
      </w:r>
      <w:proofErr w:type="spellEnd"/>
      <w:proofErr w:type="gramEnd"/>
      <w:r>
        <w:t xml:space="preserve">, </w:t>
      </w:r>
      <w:proofErr w:type="spellStart"/>
      <w:r>
        <w:t>released</w:t>
      </w:r>
      <w:proofErr w:type="spellEnd"/>
      <w:r>
        <w:t>)</w:t>
      </w:r>
    </w:p>
    <w:p w14:paraId="390EBFCE" w14:textId="77777777" w:rsidR="00E879D8" w:rsidRDefault="00000000">
      <w:pPr>
        <w:numPr>
          <w:ilvl w:val="0"/>
          <w:numId w:val="139"/>
        </w:numPr>
      </w:pPr>
      <w:proofErr w:type="spellStart"/>
      <w:r>
        <w:t>ScrollEvent</w:t>
      </w:r>
      <w:proofErr w:type="spellEnd"/>
      <w:r>
        <w:t xml:space="preserve"> : </w:t>
      </w:r>
      <w:proofErr w:type="spellStart"/>
      <w:r>
        <w:t>onScroll</w:t>
      </w:r>
      <w:proofErr w:type="spellEnd"/>
      <w:r>
        <w:t xml:space="preserve"> (</w:t>
      </w:r>
      <w:proofErr w:type="spellStart"/>
      <w:r>
        <w:t>started</w:t>
      </w:r>
      <w:proofErr w:type="spellEnd"/>
      <w:r>
        <w:t xml:space="preserve">, </w:t>
      </w:r>
      <w:proofErr w:type="spellStart"/>
      <w:r>
        <w:t>finished</w:t>
      </w:r>
      <w:proofErr w:type="spellEnd"/>
      <w:r>
        <w:t>)</w:t>
      </w:r>
    </w:p>
    <w:p w14:paraId="05E1105D" w14:textId="77777777" w:rsidR="00E879D8" w:rsidRDefault="00000000">
      <w:pPr>
        <w:numPr>
          <w:ilvl w:val="0"/>
          <w:numId w:val="139"/>
        </w:numPr>
      </w:pPr>
      <w:proofErr w:type="spellStart"/>
      <w:r>
        <w:t>ZoomEvent</w:t>
      </w:r>
      <w:proofErr w:type="spellEnd"/>
      <w:r>
        <w:t xml:space="preserve"> : </w:t>
      </w:r>
      <w:proofErr w:type="spellStart"/>
      <w:r>
        <w:t>onZoom</w:t>
      </w:r>
      <w:proofErr w:type="spellEnd"/>
      <w:r>
        <w:t xml:space="preserve"> (</w:t>
      </w:r>
      <w:proofErr w:type="spellStart"/>
      <w:r>
        <w:t>started</w:t>
      </w:r>
      <w:proofErr w:type="spellEnd"/>
      <w:r>
        <w:t xml:space="preserve">, </w:t>
      </w:r>
      <w:proofErr w:type="spellStart"/>
      <w:r>
        <w:t>finished</w:t>
      </w:r>
      <w:proofErr w:type="spellEnd"/>
      <w:r>
        <w:t>)</w:t>
      </w:r>
    </w:p>
    <w:p w14:paraId="263D810D" w14:textId="77777777" w:rsidR="00E879D8" w:rsidRDefault="00000000">
      <w:pPr>
        <w:numPr>
          <w:ilvl w:val="0"/>
          <w:numId w:val="139"/>
        </w:numPr>
      </w:pPr>
      <w:proofErr w:type="spellStart"/>
      <w:r>
        <w:t>RotateEvent</w:t>
      </w:r>
      <w:proofErr w:type="spellEnd"/>
      <w:r>
        <w:t xml:space="preserve"> : </w:t>
      </w:r>
      <w:proofErr w:type="spellStart"/>
      <w:r>
        <w:t>onRotation</w:t>
      </w:r>
      <w:proofErr w:type="spellEnd"/>
      <w:r>
        <w:t xml:space="preserve"> (</w:t>
      </w:r>
      <w:proofErr w:type="spellStart"/>
      <w:r>
        <w:t>started</w:t>
      </w:r>
      <w:proofErr w:type="spellEnd"/>
      <w:r>
        <w:t xml:space="preserve">, </w:t>
      </w:r>
      <w:proofErr w:type="spellStart"/>
      <w:r>
        <w:t>finished</w:t>
      </w:r>
      <w:proofErr w:type="spellEnd"/>
      <w:r>
        <w:t>)</w:t>
      </w:r>
    </w:p>
    <w:p w14:paraId="208C8B38" w14:textId="77777777" w:rsidR="00E879D8" w:rsidRDefault="00000000">
      <w:pPr>
        <w:numPr>
          <w:ilvl w:val="0"/>
          <w:numId w:val="139"/>
        </w:numPr>
      </w:pPr>
      <w:proofErr w:type="spellStart"/>
      <w:r>
        <w:t>DragEvent</w:t>
      </w:r>
      <w:proofErr w:type="spellEnd"/>
      <w:r>
        <w:t xml:space="preserve"> : </w:t>
      </w:r>
      <w:proofErr w:type="spellStart"/>
      <w:r>
        <w:t>onDrag</w:t>
      </w:r>
      <w:proofErr w:type="spellEnd"/>
      <w:r>
        <w:t xml:space="preserve"> (over, </w:t>
      </w:r>
      <w:proofErr w:type="spellStart"/>
      <w:r>
        <w:t>dropped</w:t>
      </w:r>
      <w:proofErr w:type="spellEnd"/>
      <w:r>
        <w:t>)</w:t>
      </w:r>
    </w:p>
    <w:p w14:paraId="4AC59F5C" w14:textId="77777777" w:rsidR="00E879D8" w:rsidRPr="00EE174F" w:rsidRDefault="00000000">
      <w:pPr>
        <w:numPr>
          <w:ilvl w:val="0"/>
          <w:numId w:val="139"/>
        </w:numPr>
        <w:rPr>
          <w:lang w:val="en-US"/>
        </w:rPr>
      </w:pPr>
      <w:proofErr w:type="spellStart"/>
      <w:proofErr w:type="gramStart"/>
      <w:r w:rsidRPr="00EE174F">
        <w:rPr>
          <w:lang w:val="en-US"/>
        </w:rPr>
        <w:t>SwipeEvent</w:t>
      </w:r>
      <w:proofErr w:type="spellEnd"/>
      <w:r w:rsidRPr="00EE174F">
        <w:rPr>
          <w:lang w:val="en-US"/>
        </w:rPr>
        <w:t xml:space="preserve"> :</w:t>
      </w:r>
      <w:proofErr w:type="gramEnd"/>
      <w:r w:rsidRPr="00EE174F">
        <w:rPr>
          <w:lang w:val="en-US"/>
        </w:rPr>
        <w:t xml:space="preserve"> </w:t>
      </w:r>
      <w:proofErr w:type="spellStart"/>
      <w:r w:rsidRPr="00EE174F">
        <w:rPr>
          <w:lang w:val="en-US"/>
        </w:rPr>
        <w:t>onSwipe</w:t>
      </w:r>
      <w:proofErr w:type="spellEnd"/>
      <w:r w:rsidRPr="00EE174F">
        <w:rPr>
          <w:lang w:val="en-US"/>
        </w:rPr>
        <w:t xml:space="preserve"> (down, up, right, left)</w:t>
      </w:r>
    </w:p>
    <w:p w14:paraId="1A7F7938" w14:textId="77777777" w:rsidR="00E879D8" w:rsidRPr="00EE174F" w:rsidRDefault="00000000">
      <w:pPr>
        <w:numPr>
          <w:ilvl w:val="0"/>
          <w:numId w:val="139"/>
        </w:numPr>
        <w:rPr>
          <w:lang w:val="en-US"/>
        </w:rPr>
      </w:pPr>
      <w:proofErr w:type="spellStart"/>
      <w:proofErr w:type="gramStart"/>
      <w:r w:rsidRPr="00EE174F">
        <w:rPr>
          <w:lang w:val="en-US"/>
        </w:rPr>
        <w:t>TouchEvent</w:t>
      </w:r>
      <w:proofErr w:type="spellEnd"/>
      <w:r w:rsidRPr="00EE174F">
        <w:rPr>
          <w:lang w:val="en-US"/>
        </w:rPr>
        <w:t xml:space="preserve"> :</w:t>
      </w:r>
      <w:proofErr w:type="gramEnd"/>
      <w:r w:rsidRPr="00EE174F">
        <w:rPr>
          <w:lang w:val="en-US"/>
        </w:rPr>
        <w:t xml:space="preserve"> </w:t>
      </w:r>
      <w:proofErr w:type="spellStart"/>
      <w:r w:rsidRPr="00EE174F">
        <w:rPr>
          <w:lang w:val="en-US"/>
        </w:rPr>
        <w:t>onTouch</w:t>
      </w:r>
      <w:proofErr w:type="spellEnd"/>
      <w:r w:rsidRPr="00EE174F">
        <w:rPr>
          <w:lang w:val="en-US"/>
        </w:rPr>
        <w:t xml:space="preserve"> (moved, pressed, released, stationary)</w:t>
      </w:r>
    </w:p>
    <w:p w14:paraId="275A294B" w14:textId="77777777" w:rsidR="00E879D8" w:rsidRDefault="00000000">
      <w:pPr>
        <w:numPr>
          <w:ilvl w:val="0"/>
          <w:numId w:val="139"/>
        </w:numPr>
      </w:pPr>
      <w:proofErr w:type="spellStart"/>
      <w:r>
        <w:t>MediaErrorEvent</w:t>
      </w:r>
      <w:proofErr w:type="spellEnd"/>
    </w:p>
    <w:p w14:paraId="48EEF4D1" w14:textId="77777777" w:rsidR="00E879D8" w:rsidRDefault="00000000">
      <w:pPr>
        <w:numPr>
          <w:ilvl w:val="0"/>
          <w:numId w:val="139"/>
        </w:numPr>
      </w:pPr>
      <w:proofErr w:type="spellStart"/>
      <w:r>
        <w:t>ContextMenuEvent</w:t>
      </w:r>
      <w:proofErr w:type="spellEnd"/>
      <w:r>
        <w:t xml:space="preserve">, </w:t>
      </w:r>
      <w:proofErr w:type="spellStart"/>
      <w:r>
        <w:t>EditEvent</w:t>
      </w:r>
      <w:proofErr w:type="spellEnd"/>
      <w:r>
        <w:t xml:space="preserve">, </w:t>
      </w:r>
      <w:proofErr w:type="spellStart"/>
      <w:r>
        <w:t>CellEditEvent</w:t>
      </w:r>
      <w:proofErr w:type="spellEnd"/>
    </w:p>
    <w:p w14:paraId="1232D636" w14:textId="77777777" w:rsidR="00E879D8" w:rsidRDefault="00000000">
      <w:pPr>
        <w:numPr>
          <w:ilvl w:val="0"/>
          <w:numId w:val="139"/>
        </w:numPr>
      </w:pPr>
      <w:proofErr w:type="spellStart"/>
      <w:r>
        <w:t>WindowEvent</w:t>
      </w:r>
      <w:proofErr w:type="spellEnd"/>
      <w:r>
        <w:t xml:space="preserve"> (affichée, fermée, masquée)</w:t>
      </w:r>
    </w:p>
    <w:p w14:paraId="435098C1" w14:textId="77777777" w:rsidR="00E879D8" w:rsidRPr="00EE174F" w:rsidRDefault="00000000">
      <w:pPr>
        <w:numPr>
          <w:ilvl w:val="0"/>
          <w:numId w:val="139"/>
        </w:numPr>
        <w:rPr>
          <w:lang w:val="en-US"/>
        </w:rPr>
      </w:pPr>
      <w:proofErr w:type="spellStart"/>
      <w:r w:rsidRPr="00EE174F">
        <w:rPr>
          <w:lang w:val="en-US"/>
        </w:rPr>
        <w:t>WebEvent</w:t>
      </w:r>
      <w:proofErr w:type="spellEnd"/>
      <w:r w:rsidRPr="00EE174F">
        <w:rPr>
          <w:lang w:val="en-US"/>
        </w:rPr>
        <w:t xml:space="preserve"> (alert, error, resized, </w:t>
      </w:r>
      <w:proofErr w:type="spellStart"/>
      <w:r w:rsidRPr="00EE174F">
        <w:rPr>
          <w:lang w:val="en-US"/>
        </w:rPr>
        <w:t>statusChanged</w:t>
      </w:r>
      <w:proofErr w:type="spellEnd"/>
      <w:r w:rsidRPr="00EE174F">
        <w:rPr>
          <w:lang w:val="en-US"/>
        </w:rPr>
        <w:t>)</w:t>
      </w:r>
    </w:p>
    <w:p w14:paraId="0600F45E" w14:textId="77777777" w:rsidR="00E879D8" w:rsidRDefault="00000000">
      <w:r w:rsidRPr="00EE174F">
        <w:rPr>
          <w:lang w:val="en-US"/>
        </w:rPr>
        <w:t xml:space="preserve">           </w:t>
      </w:r>
      <w:r>
        <w:t>(</w:t>
      </w:r>
      <w:proofErr w:type="gramStart"/>
      <w:r>
        <w:t>liste</w:t>
      </w:r>
      <w:proofErr w:type="gramEnd"/>
      <w:r>
        <w:t xml:space="preserve"> non exhaustive)</w:t>
      </w:r>
    </w:p>
    <w:p w14:paraId="6DAB5BDD" w14:textId="77777777" w:rsidR="00E879D8" w:rsidRDefault="00E879D8"/>
    <w:p w14:paraId="61F02372" w14:textId="77777777" w:rsidR="00E879D8" w:rsidRDefault="00E879D8"/>
    <w:p w14:paraId="548CB77C" w14:textId="77777777" w:rsidR="00E879D8" w:rsidRDefault="00000000">
      <w:pPr>
        <w:pStyle w:val="Titre2"/>
        <w:rPr>
          <w:b/>
        </w:rPr>
      </w:pPr>
      <w:bookmarkStart w:id="49" w:name="_hpdvm08rvpc9" w:colFirst="0" w:colLast="0"/>
      <w:bookmarkEnd w:id="49"/>
      <w:r>
        <w:rPr>
          <w:b/>
        </w:rPr>
        <w:t>La propagation des évènements 1/2</w:t>
      </w:r>
    </w:p>
    <w:p w14:paraId="3567FF8B" w14:textId="77777777" w:rsidR="00E879D8" w:rsidRDefault="00E879D8"/>
    <w:p w14:paraId="71C335C2" w14:textId="77777777" w:rsidR="00E879D8" w:rsidRDefault="00000000">
      <w:r>
        <w:t>Les évènements se propagent selon 4 étapes :</w:t>
      </w:r>
    </w:p>
    <w:p w14:paraId="68F25181" w14:textId="77777777" w:rsidR="00E879D8" w:rsidRDefault="00000000">
      <w:pPr>
        <w:numPr>
          <w:ilvl w:val="0"/>
          <w:numId w:val="135"/>
        </w:numPr>
      </w:pPr>
      <w:r>
        <w:rPr>
          <w:u w:val="single"/>
        </w:rPr>
        <w:t xml:space="preserve">Sélection de la </w:t>
      </w:r>
      <w:r>
        <w:rPr>
          <w:b/>
          <w:u w:val="single"/>
        </w:rPr>
        <w:t>cible</w:t>
      </w:r>
      <w:r>
        <w:rPr>
          <w:b/>
        </w:rPr>
        <w:t xml:space="preserve"> </w:t>
      </w:r>
      <w:r>
        <w:t xml:space="preserve">: le système détermine le nœud cible (ou </w:t>
      </w:r>
      <w:proofErr w:type="spellStart"/>
      <w:r>
        <w:t>target</w:t>
      </w:r>
      <w:proofErr w:type="spellEnd"/>
      <w:r>
        <w:t>) de l’évènement</w:t>
      </w:r>
    </w:p>
    <w:p w14:paraId="332DAFC9" w14:textId="77777777" w:rsidR="00E879D8" w:rsidRDefault="00000000">
      <w:pPr>
        <w:numPr>
          <w:ilvl w:val="0"/>
          <w:numId w:val="135"/>
        </w:numPr>
      </w:pPr>
      <w:r>
        <w:rPr>
          <w:u w:val="single"/>
        </w:rPr>
        <w:t xml:space="preserve">Construction de la </w:t>
      </w:r>
      <w:r>
        <w:rPr>
          <w:b/>
          <w:u w:val="single"/>
        </w:rPr>
        <w:t>route</w:t>
      </w:r>
      <w:r>
        <w:rPr>
          <w:b/>
        </w:rPr>
        <w:t xml:space="preserve"> </w:t>
      </w:r>
      <w:r>
        <w:t xml:space="preserve">: la route parcourue par l’évènement (dans le graphe de scène) pour atteindre sa </w:t>
      </w:r>
      <w:proofErr w:type="spellStart"/>
      <w:r>
        <w:t>target</w:t>
      </w:r>
      <w:proofErr w:type="spellEnd"/>
      <w:r>
        <w:t xml:space="preserve">, </w:t>
      </w:r>
      <w:proofErr w:type="spellStart"/>
      <w:r>
        <w:t>determinée</w:t>
      </w:r>
      <w:proofErr w:type="spellEnd"/>
      <w:r>
        <w:t xml:space="preserve"> par le "</w:t>
      </w:r>
      <w:proofErr w:type="spellStart"/>
      <w:r>
        <w:t>event</w:t>
      </w:r>
      <w:proofErr w:type="spellEnd"/>
      <w:r>
        <w:t xml:space="preserve"> dispatch </w:t>
      </w:r>
      <w:proofErr w:type="spellStart"/>
      <w:r>
        <w:t>chain</w:t>
      </w:r>
      <w:proofErr w:type="spellEnd"/>
      <w:r>
        <w:t>"</w:t>
      </w:r>
    </w:p>
    <w:p w14:paraId="7ABD7766" w14:textId="77777777" w:rsidR="00E879D8" w:rsidRDefault="00000000">
      <w:pPr>
        <w:numPr>
          <w:ilvl w:val="0"/>
          <w:numId w:val="135"/>
        </w:numPr>
      </w:pPr>
      <w:r>
        <w:rPr>
          <w:u w:val="single"/>
        </w:rPr>
        <w:t>Phase de "</w:t>
      </w:r>
      <w:r>
        <w:rPr>
          <w:b/>
          <w:u w:val="single"/>
        </w:rPr>
        <w:t>capture</w:t>
      </w:r>
      <w:r>
        <w:rPr>
          <w:u w:val="single"/>
        </w:rPr>
        <w:t>"</w:t>
      </w:r>
      <w:r>
        <w:t xml:space="preserve"> : l’évènement se propage vers le bas, à partir du </w:t>
      </w:r>
      <w:proofErr w:type="spellStart"/>
      <w:r>
        <w:t>noeud</w:t>
      </w:r>
      <w:proofErr w:type="spellEnd"/>
      <w:r>
        <w:t xml:space="preserve"> racine (Stage) jusqu’à sa cible</w:t>
      </w:r>
    </w:p>
    <w:p w14:paraId="519A8BE6" w14:textId="77777777" w:rsidR="00E879D8" w:rsidRDefault="00000000">
      <w:pPr>
        <w:numPr>
          <w:ilvl w:val="0"/>
          <w:numId w:val="135"/>
        </w:numPr>
      </w:pPr>
      <w:r>
        <w:rPr>
          <w:u w:val="single"/>
        </w:rPr>
        <w:t>Phase de "</w:t>
      </w:r>
      <w:proofErr w:type="spellStart"/>
      <w:r>
        <w:rPr>
          <w:b/>
          <w:u w:val="single"/>
        </w:rPr>
        <w:t>bubbling</w:t>
      </w:r>
      <w:proofErr w:type="spellEnd"/>
      <w:r>
        <w:rPr>
          <w:u w:val="single"/>
        </w:rPr>
        <w:t>"</w:t>
      </w:r>
      <w:r>
        <w:t xml:space="preserve"> : l’évènement se propage vers le haut, de la cible pour remonter vers la racine</w:t>
      </w:r>
    </w:p>
    <w:p w14:paraId="30F5DC89" w14:textId="77777777" w:rsidR="00E879D8" w:rsidRDefault="00E879D8"/>
    <w:p w14:paraId="631A2F69" w14:textId="77777777" w:rsidR="00E879D8" w:rsidRDefault="00E879D8"/>
    <w:p w14:paraId="7E99BF75" w14:textId="77777777" w:rsidR="00E879D8" w:rsidRDefault="00000000">
      <w:pPr>
        <w:pStyle w:val="Titre2"/>
        <w:rPr>
          <w:b/>
        </w:rPr>
      </w:pPr>
      <w:bookmarkStart w:id="50" w:name="_ywhk7xvkcl79" w:colFirst="0" w:colLast="0"/>
      <w:bookmarkEnd w:id="50"/>
      <w:r>
        <w:rPr>
          <w:b/>
        </w:rPr>
        <w:t>La propagation des évènements 2/2</w:t>
      </w:r>
    </w:p>
    <w:p w14:paraId="6B52F66B" w14:textId="77777777" w:rsidR="00E879D8" w:rsidRDefault="00E879D8"/>
    <w:p w14:paraId="68C45E14" w14:textId="77777777" w:rsidR="00E879D8" w:rsidRDefault="00000000">
      <w:r>
        <w:t xml:space="preserve"> Exemple : si un utilisateur clique sur le triangle, l’évènement suit la route des nœuds en gris </w:t>
      </w:r>
      <w:r>
        <w:rPr>
          <w:noProof/>
        </w:rPr>
        <w:drawing>
          <wp:anchor distT="114300" distB="114300" distL="114300" distR="114300" simplePos="0" relativeHeight="251665408" behindDoc="1" locked="0" layoutInCell="1" hidden="0" allowOverlap="1" wp14:anchorId="673A1B12" wp14:editId="3B2D70E2">
            <wp:simplePos x="0" y="0"/>
            <wp:positionH relativeFrom="column">
              <wp:posOffset>1</wp:posOffset>
            </wp:positionH>
            <wp:positionV relativeFrom="paragraph">
              <wp:posOffset>274225</wp:posOffset>
            </wp:positionV>
            <wp:extent cx="4719638" cy="1975662"/>
            <wp:effectExtent l="0" t="0" r="0" b="0"/>
            <wp:wrapNone/>
            <wp:docPr id="4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1975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5A252B" w14:textId="77777777" w:rsidR="00E879D8" w:rsidRDefault="00E879D8"/>
    <w:p w14:paraId="2D50BEC9" w14:textId="77777777" w:rsidR="00E879D8" w:rsidRDefault="00E879D8"/>
    <w:p w14:paraId="0DB3E889" w14:textId="77777777" w:rsidR="00E879D8" w:rsidRDefault="00E879D8"/>
    <w:p w14:paraId="49EC7622" w14:textId="77777777" w:rsidR="00E879D8" w:rsidRDefault="00E879D8"/>
    <w:p w14:paraId="0F7CD032" w14:textId="77777777" w:rsidR="00E879D8" w:rsidRDefault="00E879D8"/>
    <w:p w14:paraId="424BB979" w14:textId="77777777" w:rsidR="00E879D8" w:rsidRDefault="00E879D8"/>
    <w:p w14:paraId="6E173058" w14:textId="77777777" w:rsidR="00E879D8" w:rsidRDefault="00E879D8"/>
    <w:p w14:paraId="0AA69490" w14:textId="77777777" w:rsidR="00E879D8" w:rsidRDefault="00E879D8"/>
    <w:p w14:paraId="339DFDB4" w14:textId="77777777" w:rsidR="00E879D8" w:rsidRDefault="00E879D8"/>
    <w:p w14:paraId="4F1AAE5E" w14:textId="77777777" w:rsidR="00E879D8" w:rsidRDefault="00000000">
      <w:r>
        <w:t xml:space="preserve">La route de propagation peut être modifiée (non traité dans ce cours). </w:t>
      </w:r>
    </w:p>
    <w:p w14:paraId="4DA02D08" w14:textId="77777777" w:rsidR="00E879D8" w:rsidRDefault="00000000">
      <w:r>
        <w:t xml:space="preserve">Si un nœud consomme l’évènement (méthode consume), les nœuds suivants (sur la route) ne seront pas notifiés. </w:t>
      </w:r>
    </w:p>
    <w:p w14:paraId="14EC606E" w14:textId="77777777" w:rsidR="00E879D8" w:rsidRDefault="00E879D8"/>
    <w:p w14:paraId="4B3C0B3E" w14:textId="77777777" w:rsidR="00E879D8" w:rsidRDefault="00000000">
      <w:pPr>
        <w:pStyle w:val="Titre1"/>
        <w:rPr>
          <w:b/>
        </w:rPr>
      </w:pPr>
      <w:bookmarkStart w:id="51" w:name="_5mn2egqw1jdl" w:colFirst="0" w:colLast="0"/>
      <w:bookmarkEnd w:id="51"/>
      <w:r>
        <w:rPr>
          <w:b/>
        </w:rPr>
        <w:t>V- Principe des écouteurs</w:t>
      </w:r>
    </w:p>
    <w:p w14:paraId="5988149A" w14:textId="77777777" w:rsidR="00E879D8" w:rsidRDefault="00E879D8"/>
    <w:p w14:paraId="548B31EF" w14:textId="77777777" w:rsidR="00E879D8" w:rsidRDefault="00000000">
      <w:r>
        <w:t>Pour que notre interface soit notifiée quand un événement survient, il faut :</w:t>
      </w:r>
    </w:p>
    <w:p w14:paraId="7B077D6E" w14:textId="77777777" w:rsidR="00E879D8" w:rsidRDefault="00000000">
      <w:pPr>
        <w:numPr>
          <w:ilvl w:val="0"/>
          <w:numId w:val="111"/>
        </w:numPr>
      </w:pPr>
      <w:proofErr w:type="gramStart"/>
      <w:r>
        <w:t>créer</w:t>
      </w:r>
      <w:proofErr w:type="gramEnd"/>
      <w:r>
        <w:t xml:space="preserve"> un « </w:t>
      </w:r>
      <w:r>
        <w:rPr>
          <w:b/>
        </w:rPr>
        <w:t xml:space="preserve">écouteur </w:t>
      </w:r>
      <w:r>
        <w:t xml:space="preserve">» (ou </w:t>
      </w:r>
      <w:proofErr w:type="spellStart"/>
      <w:r>
        <w:rPr>
          <w:b/>
        </w:rPr>
        <w:t>Listener</w:t>
      </w:r>
      <w:proofErr w:type="spellEnd"/>
      <w:r>
        <w:t xml:space="preserve">) pour cet évènement </w:t>
      </w:r>
    </w:p>
    <w:p w14:paraId="6963DC78" w14:textId="77777777" w:rsidR="00E879D8" w:rsidRDefault="00000000">
      <w:pPr>
        <w:numPr>
          <w:ilvl w:val="0"/>
          <w:numId w:val="111"/>
        </w:numPr>
      </w:pPr>
      <w:proofErr w:type="gramStart"/>
      <w:r>
        <w:t>enregistrer</w:t>
      </w:r>
      <w:proofErr w:type="gramEnd"/>
      <w:r>
        <w:t xml:space="preserve"> cet écouteur auprès d’un nœud du graphe</w:t>
      </w:r>
    </w:p>
    <w:p w14:paraId="370DDD02" w14:textId="77777777" w:rsidR="00E879D8" w:rsidRDefault="00000000">
      <w:pPr>
        <w:numPr>
          <w:ilvl w:val="0"/>
          <w:numId w:val="111"/>
        </w:numPr>
      </w:pPr>
      <w:r>
        <w:t xml:space="preserve"> </w:t>
      </w:r>
      <w:proofErr w:type="gramStart"/>
      <w:r>
        <w:t>l’écouteur</w:t>
      </w:r>
      <w:proofErr w:type="gramEnd"/>
      <w:r>
        <w:t xml:space="preserve"> est ensuite « réveillé » par le </w:t>
      </w:r>
      <w:proofErr w:type="spellStart"/>
      <w:r>
        <w:rPr>
          <w:b/>
        </w:rPr>
        <w:t>JavaFX</w:t>
      </w:r>
      <w:proofErr w:type="spellEnd"/>
      <w:r>
        <w:rPr>
          <w:b/>
        </w:rPr>
        <w:t xml:space="preserve"> Application Thread </w:t>
      </w:r>
      <w:r>
        <w:t xml:space="preserve">dès l’instant où l’évènement qu’il écoute se produit sur le nœud concerné </w:t>
      </w:r>
    </w:p>
    <w:p w14:paraId="29E46168" w14:textId="77777777" w:rsidR="00E879D8" w:rsidRDefault="00000000">
      <w:pPr>
        <w:numPr>
          <w:ilvl w:val="0"/>
          <w:numId w:val="111"/>
        </w:numPr>
      </w:pPr>
      <w:proofErr w:type="gramStart"/>
      <w:r>
        <w:t>chaque</w:t>
      </w:r>
      <w:proofErr w:type="gramEnd"/>
      <w:r>
        <w:t xml:space="preserve"> </w:t>
      </w:r>
      <w:proofErr w:type="spellStart"/>
      <w:r>
        <w:t>Listener</w:t>
      </w:r>
      <w:proofErr w:type="spellEnd"/>
      <w:r>
        <w:t xml:space="preserve"> définit les actions à entreprendre, dans des méthodes prévues à cet effet (interface prédéfinie : </w:t>
      </w:r>
      <w:proofErr w:type="spellStart"/>
      <w:r>
        <w:t>handle</w:t>
      </w:r>
      <w:proofErr w:type="spellEnd"/>
      <w:r>
        <w:t xml:space="preserve">) </w:t>
      </w:r>
    </w:p>
    <w:p w14:paraId="397997CA" w14:textId="77777777" w:rsidR="00E879D8" w:rsidRDefault="00E879D8"/>
    <w:p w14:paraId="08C10564" w14:textId="77777777" w:rsidR="00E879D8" w:rsidRDefault="00000000">
      <w:r>
        <w:t xml:space="preserve">Il existe 2 sortes d’écouteurs : les </w:t>
      </w:r>
      <w:r>
        <w:rPr>
          <w:b/>
        </w:rPr>
        <w:t xml:space="preserve">Event </w:t>
      </w:r>
      <w:proofErr w:type="spellStart"/>
      <w:r>
        <w:rPr>
          <w:b/>
        </w:rPr>
        <w:t>Filters</w:t>
      </w:r>
      <w:proofErr w:type="spellEnd"/>
      <w:r>
        <w:t xml:space="preserve"> et les </w:t>
      </w:r>
      <w:r>
        <w:rPr>
          <w:b/>
        </w:rPr>
        <w:t xml:space="preserve">Event Handlers </w:t>
      </w:r>
      <w:r>
        <w:t xml:space="preserve">(toutes deux implémentent l’interface </w:t>
      </w:r>
      <w:proofErr w:type="spellStart"/>
      <w:r>
        <w:t>EventHandler</w:t>
      </w:r>
      <w:proofErr w:type="spellEnd"/>
      <w:r>
        <w:t>)</w:t>
      </w:r>
    </w:p>
    <w:p w14:paraId="6FF87B1B" w14:textId="56CE9730" w:rsidR="00E879D8" w:rsidRDefault="00000000">
      <w:pPr>
        <w:pStyle w:val="Titre2"/>
      </w:pPr>
      <w:bookmarkStart w:id="52" w:name="_6q2yubvvpyi" w:colFirst="0" w:colLast="0"/>
      <w:bookmarkEnd w:id="52"/>
      <w:r>
        <w:rPr>
          <w:b/>
        </w:rPr>
        <w:t xml:space="preserve">Les “Event </w:t>
      </w:r>
      <w:proofErr w:type="spellStart"/>
      <w:r>
        <w:rPr>
          <w:b/>
        </w:rPr>
        <w:t>Filters</w:t>
      </w:r>
      <w:proofErr w:type="spellEnd"/>
      <w:r>
        <w:rPr>
          <w:b/>
        </w:rPr>
        <w:t>”</w:t>
      </w:r>
    </w:p>
    <w:p w14:paraId="2A97BA57" w14:textId="77777777" w:rsidR="00E879D8" w:rsidRDefault="00000000">
      <w:r>
        <w:t xml:space="preserve">S’exécutent lors de la phase descendante dite de capture </w:t>
      </w:r>
    </w:p>
    <w:p w14:paraId="19D45514" w14:textId="77777777" w:rsidR="00E879D8" w:rsidRDefault="00000000">
      <w:r>
        <w:t>Un nœud peut avoir un ou plusieurs filtres enregistrés</w:t>
      </w:r>
    </w:p>
    <w:p w14:paraId="01D09FF5" w14:textId="77777777" w:rsidR="00E879D8" w:rsidRDefault="00000000">
      <w:r>
        <w:t xml:space="preserve">Un même filtre peut être utilisé sur différents nœuds, et peut être appliqué à différents types d’évènements </w:t>
      </w:r>
    </w:p>
    <w:p w14:paraId="3B953C9E" w14:textId="77777777" w:rsidR="00E879D8" w:rsidRDefault="00000000">
      <w:r>
        <w:t xml:space="preserve">Un filtre peut consommer l’évènement et stopper sa propagation : </w:t>
      </w:r>
      <w:proofErr w:type="spellStart"/>
      <w:proofErr w:type="gramStart"/>
      <w:r>
        <w:t>event.consume</w:t>
      </w:r>
      <w:proofErr w:type="spellEnd"/>
      <w:r>
        <w:t>( )</w:t>
      </w:r>
      <w:proofErr w:type="gramEnd"/>
    </w:p>
    <w:p w14:paraId="67433F3B" w14:textId="77777777" w:rsidR="00E879D8" w:rsidRDefault="00000000">
      <w:r>
        <w:t xml:space="preserve">Méthodes pour enregistrer ou supprimer un filtre d’un nœud : </w:t>
      </w:r>
    </w:p>
    <w:p w14:paraId="19DDB65E" w14:textId="77777777" w:rsidR="00E879D8" w:rsidRPr="00EE174F" w:rsidRDefault="00000000">
      <w:pPr>
        <w:numPr>
          <w:ilvl w:val="0"/>
          <w:numId w:val="144"/>
        </w:numPr>
        <w:rPr>
          <w:b/>
          <w:i/>
          <w:lang w:val="en-US"/>
        </w:rPr>
      </w:pPr>
      <w:proofErr w:type="spellStart"/>
      <w:proofErr w:type="gramStart"/>
      <w:r w:rsidRPr="00EE174F">
        <w:rPr>
          <w:b/>
          <w:i/>
          <w:lang w:val="en-US"/>
        </w:rPr>
        <w:t>addEventFilter</w:t>
      </w:r>
      <w:proofErr w:type="spellEnd"/>
      <w:r w:rsidRPr="00EE174F">
        <w:rPr>
          <w:b/>
          <w:i/>
          <w:lang w:val="en-US"/>
        </w:rPr>
        <w:t>(</w:t>
      </w:r>
      <w:proofErr w:type="spellStart"/>
      <w:proofErr w:type="gramEnd"/>
      <w:r w:rsidRPr="00EE174F">
        <w:rPr>
          <w:b/>
          <w:i/>
          <w:lang w:val="en-US"/>
        </w:rPr>
        <w:t>EventType</w:t>
      </w:r>
      <w:proofErr w:type="spellEnd"/>
      <w:r w:rsidRPr="00EE174F">
        <w:rPr>
          <w:b/>
          <w:i/>
          <w:lang w:val="en-US"/>
        </w:rPr>
        <w:t xml:space="preserve"> </w:t>
      </w:r>
      <w:proofErr w:type="spellStart"/>
      <w:r w:rsidRPr="00EE174F">
        <w:rPr>
          <w:b/>
          <w:i/>
          <w:lang w:val="en-US"/>
        </w:rPr>
        <w:t>eventType</w:t>
      </w:r>
      <w:proofErr w:type="spellEnd"/>
      <w:r w:rsidRPr="00EE174F">
        <w:rPr>
          <w:b/>
          <w:i/>
          <w:lang w:val="en-US"/>
        </w:rPr>
        <w:t xml:space="preserve">, </w:t>
      </w:r>
      <w:proofErr w:type="spellStart"/>
      <w:r w:rsidRPr="00EE174F">
        <w:rPr>
          <w:b/>
          <w:i/>
          <w:lang w:val="en-US"/>
        </w:rPr>
        <w:t>EventHandler</w:t>
      </w:r>
      <w:proofErr w:type="spellEnd"/>
      <w:r w:rsidRPr="00EE174F">
        <w:rPr>
          <w:b/>
          <w:i/>
          <w:lang w:val="en-US"/>
        </w:rPr>
        <w:t xml:space="preserve"> </w:t>
      </w:r>
      <w:proofErr w:type="spellStart"/>
      <w:r w:rsidRPr="00EE174F">
        <w:rPr>
          <w:b/>
          <w:i/>
          <w:lang w:val="en-US"/>
        </w:rPr>
        <w:t>eventFilter</w:t>
      </w:r>
      <w:proofErr w:type="spellEnd"/>
      <w:r w:rsidRPr="00EE174F">
        <w:rPr>
          <w:b/>
          <w:i/>
          <w:lang w:val="en-US"/>
        </w:rPr>
        <w:t xml:space="preserve">) </w:t>
      </w:r>
    </w:p>
    <w:p w14:paraId="69A9F842" w14:textId="77777777" w:rsidR="00E879D8" w:rsidRPr="00EE174F" w:rsidRDefault="00000000">
      <w:pPr>
        <w:numPr>
          <w:ilvl w:val="0"/>
          <w:numId w:val="144"/>
        </w:numPr>
        <w:rPr>
          <w:b/>
          <w:i/>
          <w:lang w:val="en-US"/>
        </w:rPr>
      </w:pPr>
      <w:proofErr w:type="spellStart"/>
      <w:proofErr w:type="gramStart"/>
      <w:r w:rsidRPr="00EE174F">
        <w:rPr>
          <w:b/>
          <w:i/>
          <w:lang w:val="en-US"/>
        </w:rPr>
        <w:t>removeEventFilter</w:t>
      </w:r>
      <w:proofErr w:type="spellEnd"/>
      <w:r w:rsidRPr="00EE174F">
        <w:rPr>
          <w:b/>
          <w:i/>
          <w:lang w:val="en-US"/>
        </w:rPr>
        <w:t>(</w:t>
      </w:r>
      <w:proofErr w:type="spellStart"/>
      <w:proofErr w:type="gramEnd"/>
      <w:r w:rsidRPr="00EE174F">
        <w:rPr>
          <w:b/>
          <w:i/>
          <w:lang w:val="en-US"/>
        </w:rPr>
        <w:t>EventType</w:t>
      </w:r>
      <w:proofErr w:type="spellEnd"/>
      <w:r w:rsidRPr="00EE174F">
        <w:rPr>
          <w:b/>
          <w:i/>
          <w:lang w:val="en-US"/>
        </w:rPr>
        <w:t xml:space="preserve"> type, </w:t>
      </w:r>
      <w:proofErr w:type="spellStart"/>
      <w:r w:rsidRPr="00EE174F">
        <w:rPr>
          <w:b/>
          <w:i/>
          <w:lang w:val="en-US"/>
        </w:rPr>
        <w:t>EventHandler</w:t>
      </w:r>
      <w:proofErr w:type="spellEnd"/>
      <w:r w:rsidRPr="00EE174F">
        <w:rPr>
          <w:b/>
          <w:i/>
          <w:lang w:val="en-US"/>
        </w:rPr>
        <w:t xml:space="preserve"> filter)</w:t>
      </w:r>
    </w:p>
    <w:p w14:paraId="38A5DA16" w14:textId="77777777" w:rsidR="00E879D8" w:rsidRDefault="00000000">
      <w:r>
        <w:t>On choisit le mode d’instanciation du filtre (3 possibles)</w:t>
      </w:r>
    </w:p>
    <w:p w14:paraId="4DAC5D3A" w14:textId="77777777" w:rsidR="00E879D8" w:rsidRDefault="00000000">
      <w:r>
        <w:t xml:space="preserve">Dans la méthode callback de l’écouteur on détermine les actions à mener :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handle</w:t>
      </w:r>
      <w:proofErr w:type="spellEnd"/>
      <w:r>
        <w:t>(</w:t>
      </w:r>
      <w:proofErr w:type="gramEnd"/>
      <w:r>
        <w:t xml:space="preserve">T </w:t>
      </w:r>
      <w:proofErr w:type="spellStart"/>
      <w:r>
        <w:t>event</w:t>
      </w:r>
      <w:proofErr w:type="spellEnd"/>
      <w:r>
        <w:t>)</w:t>
      </w:r>
    </w:p>
    <w:p w14:paraId="68814EBD" w14:textId="77777777" w:rsidR="00E879D8" w:rsidRDefault="00000000">
      <w:pPr>
        <w:pStyle w:val="Titre2"/>
        <w:rPr>
          <w:b/>
        </w:rPr>
      </w:pPr>
      <w:bookmarkStart w:id="53" w:name="_cxoq209wqs8z" w:colFirst="0" w:colLast="0"/>
      <w:bookmarkEnd w:id="53"/>
      <w:r>
        <w:rPr>
          <w:b/>
        </w:rPr>
        <w:t>Un filtre simple</w:t>
      </w:r>
      <w:r>
        <w:rPr>
          <w:noProof/>
        </w:rPr>
        <w:drawing>
          <wp:anchor distT="114300" distB="114300" distL="114300" distR="114300" simplePos="0" relativeHeight="251666432" behindDoc="1" locked="0" layoutInCell="1" hidden="0" allowOverlap="1" wp14:anchorId="595064CB" wp14:editId="7C379FA7">
            <wp:simplePos x="0" y="0"/>
            <wp:positionH relativeFrom="column">
              <wp:posOffset>1</wp:posOffset>
            </wp:positionH>
            <wp:positionV relativeFrom="paragraph">
              <wp:posOffset>542925</wp:posOffset>
            </wp:positionV>
            <wp:extent cx="5357813" cy="3043807"/>
            <wp:effectExtent l="0" t="0" r="0" b="0"/>
            <wp:wrapNone/>
            <wp:docPr id="91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3043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B68C3D" w14:textId="77777777" w:rsidR="00E879D8" w:rsidRDefault="00E879D8"/>
    <w:p w14:paraId="4D2EE95C" w14:textId="77777777" w:rsidR="00E879D8" w:rsidRDefault="00E879D8"/>
    <w:p w14:paraId="4CFBBB40" w14:textId="1FED2A2E" w:rsidR="00E879D8" w:rsidRDefault="00000000">
      <w:pPr>
        <w:pStyle w:val="Titre2"/>
        <w:rPr>
          <w:b/>
        </w:rPr>
      </w:pPr>
      <w:bookmarkStart w:id="54" w:name="_66a4f2hgjmih" w:colFirst="0" w:colLast="0"/>
      <w:bookmarkEnd w:id="54"/>
      <w:r>
        <w:rPr>
          <w:b/>
        </w:rPr>
        <w:lastRenderedPageBreak/>
        <w:t>Que s’est-il passé ?</w:t>
      </w:r>
    </w:p>
    <w:p w14:paraId="704B6050" w14:textId="77777777" w:rsidR="00E879D8" w:rsidRDefault="00E879D8"/>
    <w:p w14:paraId="16BAC3A4" w14:textId="77777777" w:rsidR="00E879D8" w:rsidRDefault="00000000">
      <w:r>
        <w:t>L’utilisateur a cliqué sur le composant Button,</w:t>
      </w:r>
    </w:p>
    <w:p w14:paraId="15F037AF" w14:textId="77777777" w:rsidR="00E879D8" w:rsidRDefault="00000000">
      <w:r>
        <w:t>Le Button a averti son/ses écouteur(s), et leur a transmis l’ensemble des informations utiles (</w:t>
      </w:r>
      <w:proofErr w:type="spellStart"/>
      <w:r>
        <w:t>xxEvent</w:t>
      </w:r>
      <w:proofErr w:type="spellEnd"/>
      <w:r>
        <w:t xml:space="preserve">, ici </w:t>
      </w:r>
      <w:proofErr w:type="spellStart"/>
      <w:r>
        <w:t>MouseEvent</w:t>
      </w:r>
      <w:proofErr w:type="spellEnd"/>
      <w:r>
        <w:t xml:space="preserve">). </w:t>
      </w:r>
    </w:p>
    <w:p w14:paraId="3B94E487" w14:textId="77777777" w:rsidR="00E879D8" w:rsidRDefault="00000000">
      <w:r>
        <w:t>L’évènement propagé est récupéré par le/les écouteur(s).</w:t>
      </w:r>
    </w:p>
    <w:p w14:paraId="5A0FF279" w14:textId="77777777" w:rsidR="00E879D8" w:rsidRDefault="00000000">
      <w:r>
        <w:t xml:space="preserve"> Le code spécifique à chaque écouteur est exécuté (en s’appuyant ou pas sur </w:t>
      </w:r>
      <w:proofErr w:type="spellStart"/>
      <w:r>
        <w:t>xxEvent</w:t>
      </w:r>
      <w:proofErr w:type="spellEnd"/>
      <w:r>
        <w:t>)</w:t>
      </w:r>
    </w:p>
    <w:p w14:paraId="30D5E739" w14:textId="77777777" w:rsidR="00E879D8" w:rsidRDefault="00000000">
      <w:pPr>
        <w:pStyle w:val="Titre2"/>
        <w:rPr>
          <w:b/>
        </w:rPr>
      </w:pPr>
      <w:bookmarkStart w:id="55" w:name="_dbls8ysrvu1u" w:colFirst="0" w:colLast="0"/>
      <w:bookmarkEnd w:id="55"/>
      <w:r>
        <w:rPr>
          <w:b/>
        </w:rPr>
        <w:t>Ecouteurs : comment faire ?</w:t>
      </w:r>
    </w:p>
    <w:p w14:paraId="19143254" w14:textId="77777777" w:rsidR="00E879D8" w:rsidRDefault="00E879D8"/>
    <w:p w14:paraId="36DB71F8" w14:textId="77777777" w:rsidR="00E879D8" w:rsidRDefault="00000000">
      <w:r>
        <w:t xml:space="preserve">Il y a trois manières de déclarer un écouteur en </w:t>
      </w:r>
      <w:proofErr w:type="spellStart"/>
      <w:r>
        <w:t>JavaFX</w:t>
      </w:r>
      <w:proofErr w:type="spellEnd"/>
      <w:r>
        <w:t xml:space="preserve"> :</w:t>
      </w:r>
    </w:p>
    <w:p w14:paraId="1BB00C71" w14:textId="77777777" w:rsidR="00E879D8" w:rsidRDefault="00000000">
      <w:pPr>
        <w:numPr>
          <w:ilvl w:val="0"/>
          <w:numId w:val="43"/>
        </w:numPr>
      </w:pPr>
      <w:proofErr w:type="gramStart"/>
      <w:r>
        <w:t>une</w:t>
      </w:r>
      <w:proofErr w:type="gramEnd"/>
      <w:r>
        <w:t xml:space="preserve"> classe anonyme (cf. exemple précédent) </w:t>
      </w:r>
    </w:p>
    <w:p w14:paraId="4BD9FA41" w14:textId="77777777" w:rsidR="00E879D8" w:rsidRDefault="00000000">
      <w:pPr>
        <w:numPr>
          <w:ilvl w:val="0"/>
          <w:numId w:val="43"/>
        </w:numPr>
      </w:pPr>
      <w:proofErr w:type="gramStart"/>
      <w:r>
        <w:t>une</w:t>
      </w:r>
      <w:proofErr w:type="gramEnd"/>
      <w:r>
        <w:t xml:space="preserve"> classe interne (ou classe imbriquée) </w:t>
      </w:r>
    </w:p>
    <w:p w14:paraId="04627A17" w14:textId="77777777" w:rsidR="00E879D8" w:rsidRDefault="00000000">
      <w:pPr>
        <w:numPr>
          <w:ilvl w:val="0"/>
          <w:numId w:val="43"/>
        </w:numPr>
      </w:pPr>
      <w:proofErr w:type="gramStart"/>
      <w:r>
        <w:t>une</w:t>
      </w:r>
      <w:proofErr w:type="gramEnd"/>
      <w:r>
        <w:t xml:space="preserve"> classe externe (joue le rôle de contrôleur du composant) </w:t>
      </w:r>
    </w:p>
    <w:p w14:paraId="50F27C1A" w14:textId="77777777" w:rsidR="00E879D8" w:rsidRDefault="00000000">
      <w:pPr>
        <w:pStyle w:val="Titre2"/>
        <w:rPr>
          <w:b/>
        </w:rPr>
      </w:pPr>
      <w:bookmarkStart w:id="56" w:name="_af9sxq5n7x82" w:colFirst="0" w:colLast="0"/>
      <w:bookmarkEnd w:id="56"/>
      <w:r>
        <w:rPr>
          <w:b/>
        </w:rPr>
        <w:t>La classe anonyme</w:t>
      </w:r>
    </w:p>
    <w:p w14:paraId="018FD0AF" w14:textId="77777777" w:rsidR="00E879D8" w:rsidRDefault="00E879D8"/>
    <w:p w14:paraId="054577E2" w14:textId="77777777" w:rsidR="00E879D8" w:rsidRDefault="00000000">
      <w:r>
        <w:t xml:space="preserve"> C’est une classe locale, mais non nommée</w:t>
      </w:r>
    </w:p>
    <w:p w14:paraId="5514D651" w14:textId="77777777" w:rsidR="00E879D8" w:rsidRDefault="00000000">
      <w:pPr>
        <w:numPr>
          <w:ilvl w:val="0"/>
          <w:numId w:val="68"/>
        </w:numPr>
      </w:pPr>
      <w:proofErr w:type="gramStart"/>
      <w:r>
        <w:t>pas</w:t>
      </w:r>
      <w:proofErr w:type="gramEnd"/>
      <w:r>
        <w:t xml:space="preserve"> de déclaration dans le code = pas de variable référencée </w:t>
      </w:r>
    </w:p>
    <w:p w14:paraId="1B6ED620" w14:textId="77777777" w:rsidR="00E879D8" w:rsidRDefault="00000000">
      <w:pPr>
        <w:numPr>
          <w:ilvl w:val="0"/>
          <w:numId w:val="68"/>
        </w:numPr>
      </w:pPr>
      <w:proofErr w:type="gramStart"/>
      <w:r>
        <w:t>concision</w:t>
      </w:r>
      <w:proofErr w:type="gramEnd"/>
      <w:r>
        <w:t xml:space="preserve"> du code</w:t>
      </w:r>
    </w:p>
    <w:p w14:paraId="0619450C" w14:textId="77777777" w:rsidR="00E879D8" w:rsidRDefault="00000000">
      <w:pPr>
        <w:numPr>
          <w:ilvl w:val="0"/>
          <w:numId w:val="68"/>
        </w:numPr>
      </w:pPr>
      <w:proofErr w:type="gramStart"/>
      <w:r>
        <w:t>utilisation</w:t>
      </w:r>
      <w:proofErr w:type="gramEnd"/>
      <w:r>
        <w:t xml:space="preserve"> unique</w:t>
      </w:r>
    </w:p>
    <w:p w14:paraId="127A9269" w14:textId="77777777" w:rsidR="00E879D8" w:rsidRDefault="00E879D8"/>
    <w:p w14:paraId="034F90B4" w14:textId="77777777" w:rsidR="00E879D8" w:rsidRDefault="00000000">
      <w:r>
        <w:t xml:space="preserve">Elle peut : </w:t>
      </w:r>
    </w:p>
    <w:p w14:paraId="1E6EF29B" w14:textId="77777777" w:rsidR="00E879D8" w:rsidRDefault="00000000">
      <w:pPr>
        <w:numPr>
          <w:ilvl w:val="0"/>
          <w:numId w:val="31"/>
        </w:numPr>
      </w:pPr>
      <w:proofErr w:type="gramStart"/>
      <w:r>
        <w:t>accéder</w:t>
      </w:r>
      <w:proofErr w:type="gramEnd"/>
      <w:r>
        <w:t xml:space="preserve"> aux membres de la classe qui la détient</w:t>
      </w:r>
    </w:p>
    <w:p w14:paraId="215DD40B" w14:textId="77777777" w:rsidR="00E879D8" w:rsidRDefault="00000000">
      <w:pPr>
        <w:numPr>
          <w:ilvl w:val="0"/>
          <w:numId w:val="31"/>
        </w:numPr>
      </w:pPr>
      <w:proofErr w:type="gramStart"/>
      <w:r>
        <w:t>masquer</w:t>
      </w:r>
      <w:proofErr w:type="gramEnd"/>
      <w:r>
        <w:t xml:space="preserve"> des déclarations</w:t>
      </w:r>
    </w:p>
    <w:p w14:paraId="279C692A" w14:textId="77777777" w:rsidR="00E879D8" w:rsidRDefault="00000000">
      <w:pPr>
        <w:numPr>
          <w:ilvl w:val="0"/>
          <w:numId w:val="31"/>
        </w:numPr>
      </w:pPr>
      <w:proofErr w:type="gramStart"/>
      <w:r>
        <w:t>redéfinir</w:t>
      </w:r>
      <w:proofErr w:type="gramEnd"/>
      <w:r>
        <w:t xml:space="preserve"> des opérations </w:t>
      </w:r>
    </w:p>
    <w:p w14:paraId="367B2874" w14:textId="77777777" w:rsidR="00E879D8" w:rsidRDefault="00E879D8"/>
    <w:p w14:paraId="2DCBCCD3" w14:textId="77777777" w:rsidR="00E879D8" w:rsidRDefault="00000000">
      <w:r>
        <w:t xml:space="preserve">Elle ne peut pas : </w:t>
      </w:r>
    </w:p>
    <w:p w14:paraId="7E7D7697" w14:textId="77777777" w:rsidR="00E879D8" w:rsidRDefault="00000000">
      <w:pPr>
        <w:numPr>
          <w:ilvl w:val="0"/>
          <w:numId w:val="73"/>
        </w:numPr>
      </w:pPr>
      <w:proofErr w:type="gramStart"/>
      <w:r>
        <w:t>avoir</w:t>
      </w:r>
      <w:proofErr w:type="gramEnd"/>
      <w:r>
        <w:t xml:space="preserve"> d’</w:t>
      </w:r>
      <w:proofErr w:type="spellStart"/>
      <w:r>
        <w:t>initialisateur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</w:p>
    <w:p w14:paraId="2E3B8B0C" w14:textId="77777777" w:rsidR="00E879D8" w:rsidRDefault="00E879D8">
      <w:pPr>
        <w:ind w:left="720"/>
      </w:pPr>
    </w:p>
    <w:p w14:paraId="3D521F81" w14:textId="77777777" w:rsidR="00E879D8" w:rsidRDefault="00000000">
      <w:r>
        <w:t xml:space="preserve">A privilégier pour des utilisations uniques, simples, sans </w:t>
      </w:r>
      <w:proofErr w:type="spellStart"/>
      <w:r>
        <w:t>ré-utilisation</w:t>
      </w:r>
      <w:proofErr w:type="spellEnd"/>
      <w:r>
        <w:t>. Attention à ne pas faire du code "poubelle” en multipliant les classes anonymes !</w:t>
      </w:r>
    </w:p>
    <w:p w14:paraId="128F7108" w14:textId="77777777" w:rsidR="00E879D8" w:rsidRDefault="00000000">
      <w:pPr>
        <w:pStyle w:val="Titre2"/>
        <w:rPr>
          <w:b/>
        </w:rPr>
      </w:pPr>
      <w:bookmarkStart w:id="57" w:name="_w61dmw54dmto" w:colFirst="0" w:colLast="0"/>
      <w:bookmarkEnd w:id="57"/>
      <w:r>
        <w:rPr>
          <w:b/>
        </w:rPr>
        <w:t>La classe interne</w:t>
      </w:r>
    </w:p>
    <w:p w14:paraId="23EFF93A" w14:textId="77777777" w:rsidR="00E879D8" w:rsidRDefault="00E879D8"/>
    <w:p w14:paraId="4838FE30" w14:textId="77777777" w:rsidR="00E879D8" w:rsidRDefault="00000000">
      <w:r>
        <w:t>C’est une classe déclarée à part entière</w:t>
      </w:r>
    </w:p>
    <w:p w14:paraId="4D7C424A" w14:textId="77777777" w:rsidR="00E879D8" w:rsidRDefault="00E879D8"/>
    <w:p w14:paraId="3307FC55" w14:textId="77777777" w:rsidR="00E879D8" w:rsidRDefault="00000000">
      <w:pPr>
        <w:numPr>
          <w:ilvl w:val="0"/>
          <w:numId w:val="19"/>
        </w:numPr>
      </w:pPr>
      <w:r>
        <w:t>Elle n’existe que dans la classe qui l’inclut</w:t>
      </w:r>
    </w:p>
    <w:p w14:paraId="54680E7D" w14:textId="77777777" w:rsidR="00E879D8" w:rsidRDefault="00000000">
      <w:pPr>
        <w:numPr>
          <w:ilvl w:val="0"/>
          <w:numId w:val="19"/>
        </w:numPr>
      </w:pPr>
      <w:r>
        <w:t xml:space="preserve">Elle accède aux membres de la classe l’incluant </w:t>
      </w:r>
    </w:p>
    <w:p w14:paraId="3700A16F" w14:textId="77777777" w:rsidR="00E879D8" w:rsidRDefault="00000000">
      <w:pPr>
        <w:numPr>
          <w:ilvl w:val="0"/>
          <w:numId w:val="19"/>
        </w:numPr>
      </w:pPr>
      <w:r>
        <w:t xml:space="preserve">Elle permet de compléter le fonctionnement de la classe l’incluant </w:t>
      </w:r>
    </w:p>
    <w:p w14:paraId="2E3DF8DD" w14:textId="77777777" w:rsidR="00E879D8" w:rsidRDefault="00000000">
      <w:pPr>
        <w:numPr>
          <w:ilvl w:val="0"/>
          <w:numId w:val="19"/>
        </w:numPr>
      </w:pPr>
      <w:r>
        <w:t xml:space="preserve">Intéressant pour de multiples instanciations / </w:t>
      </w:r>
      <w:proofErr w:type="spellStart"/>
      <w:r>
        <w:t>ré-utilisation</w:t>
      </w:r>
      <w:proofErr w:type="spellEnd"/>
    </w:p>
    <w:p w14:paraId="1A811273" w14:textId="77777777" w:rsidR="00E879D8" w:rsidRDefault="00000000">
      <w:pPr>
        <w:numPr>
          <w:ilvl w:val="0"/>
          <w:numId w:val="19"/>
        </w:numPr>
      </w:pPr>
      <w:r>
        <w:t>Permet de clarifier le code utilisé</w:t>
      </w:r>
    </w:p>
    <w:p w14:paraId="64AD8949" w14:textId="77777777" w:rsidR="00E879D8" w:rsidRDefault="00000000">
      <w:pPr>
        <w:pStyle w:val="Titre2"/>
        <w:rPr>
          <w:b/>
        </w:rPr>
      </w:pPr>
      <w:bookmarkStart w:id="58" w:name="_ume7v27szsm0" w:colFirst="0" w:colLast="0"/>
      <w:bookmarkEnd w:id="58"/>
      <w:r>
        <w:rPr>
          <w:b/>
        </w:rPr>
        <w:lastRenderedPageBreak/>
        <w:t>La classe interne : exemple</w:t>
      </w:r>
      <w:r>
        <w:rPr>
          <w:noProof/>
        </w:rPr>
        <w:drawing>
          <wp:anchor distT="114300" distB="114300" distL="114300" distR="114300" simplePos="0" relativeHeight="251667456" behindDoc="1" locked="0" layoutInCell="1" hidden="0" allowOverlap="1" wp14:anchorId="7CF4B6AF" wp14:editId="531162DD">
            <wp:simplePos x="0" y="0"/>
            <wp:positionH relativeFrom="column">
              <wp:posOffset>1</wp:posOffset>
            </wp:positionH>
            <wp:positionV relativeFrom="paragraph">
              <wp:posOffset>586797</wp:posOffset>
            </wp:positionV>
            <wp:extent cx="3757613" cy="3220811"/>
            <wp:effectExtent l="0" t="0" r="0" b="0"/>
            <wp:wrapNone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3220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78A89B" w14:textId="77777777" w:rsidR="00E879D8" w:rsidRDefault="00E879D8"/>
    <w:p w14:paraId="5FE94282" w14:textId="77777777" w:rsidR="00E879D8" w:rsidRDefault="00E879D8"/>
    <w:p w14:paraId="12A96D57" w14:textId="77777777" w:rsidR="00E879D8" w:rsidRDefault="00E879D8"/>
    <w:p w14:paraId="08D45C9B" w14:textId="77777777" w:rsidR="00E879D8" w:rsidRDefault="00E879D8"/>
    <w:p w14:paraId="55F14A0C" w14:textId="77777777" w:rsidR="00E879D8" w:rsidRDefault="00E879D8"/>
    <w:p w14:paraId="24B2A0DA" w14:textId="77777777" w:rsidR="00E879D8" w:rsidRDefault="00E879D8"/>
    <w:p w14:paraId="73D193A6" w14:textId="77777777" w:rsidR="00E879D8" w:rsidRDefault="00E879D8"/>
    <w:p w14:paraId="4A1A39F2" w14:textId="77777777" w:rsidR="00E879D8" w:rsidRDefault="00E879D8"/>
    <w:p w14:paraId="6B2DCF74" w14:textId="77777777" w:rsidR="00E879D8" w:rsidRDefault="00E879D8"/>
    <w:p w14:paraId="577C8D79" w14:textId="77777777" w:rsidR="00E879D8" w:rsidRDefault="00E879D8"/>
    <w:p w14:paraId="604C505E" w14:textId="77777777" w:rsidR="00E879D8" w:rsidRDefault="00E879D8"/>
    <w:p w14:paraId="6AB41830" w14:textId="77777777" w:rsidR="00E879D8" w:rsidRDefault="00E879D8"/>
    <w:p w14:paraId="1A10D4D0" w14:textId="77777777" w:rsidR="00E879D8" w:rsidRDefault="00E879D8"/>
    <w:p w14:paraId="12C0EE35" w14:textId="77777777" w:rsidR="00E879D8" w:rsidRDefault="00E879D8"/>
    <w:p w14:paraId="0E7F150A" w14:textId="77777777" w:rsidR="00E879D8" w:rsidRDefault="00E879D8"/>
    <w:p w14:paraId="3C56D36F" w14:textId="77777777" w:rsidR="00E879D8" w:rsidRDefault="00E879D8"/>
    <w:p w14:paraId="69FA2901" w14:textId="77777777" w:rsidR="00E879D8" w:rsidRDefault="00E879D8"/>
    <w:p w14:paraId="3D0409D8" w14:textId="77777777" w:rsidR="00E879D8" w:rsidRDefault="00E879D8"/>
    <w:p w14:paraId="5EFA6E52" w14:textId="77777777" w:rsidR="00E879D8" w:rsidRDefault="00000000">
      <w:pPr>
        <w:pStyle w:val="Titre2"/>
        <w:rPr>
          <w:b/>
        </w:rPr>
      </w:pPr>
      <w:bookmarkStart w:id="59" w:name="_7uxmsje60u22" w:colFirst="0" w:colLast="0"/>
      <w:bookmarkEnd w:id="59"/>
      <w:r>
        <w:rPr>
          <w:b/>
        </w:rPr>
        <w:t>La classe externe : exemple</w:t>
      </w:r>
    </w:p>
    <w:p w14:paraId="48672B3C" w14:textId="77777777" w:rsidR="00E879D8" w:rsidRDefault="00000000">
      <w:r>
        <w:rPr>
          <w:noProof/>
        </w:rPr>
        <w:drawing>
          <wp:anchor distT="114300" distB="114300" distL="114300" distR="114300" simplePos="0" relativeHeight="251668480" behindDoc="1" locked="0" layoutInCell="1" hidden="0" allowOverlap="1" wp14:anchorId="5D0AABE6" wp14:editId="7D717ACE">
            <wp:simplePos x="0" y="0"/>
            <wp:positionH relativeFrom="column">
              <wp:posOffset>1</wp:posOffset>
            </wp:positionH>
            <wp:positionV relativeFrom="paragraph">
              <wp:posOffset>276225</wp:posOffset>
            </wp:positionV>
            <wp:extent cx="6172815" cy="3914468"/>
            <wp:effectExtent l="0" t="0" r="0" b="0"/>
            <wp:wrapNone/>
            <wp:docPr id="104" name="image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815" cy="39144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F288C5" w14:textId="77777777" w:rsidR="00E879D8" w:rsidRDefault="00E879D8"/>
    <w:p w14:paraId="4B75BD97" w14:textId="77777777" w:rsidR="00E879D8" w:rsidRDefault="00E879D8"/>
    <w:p w14:paraId="7EF72364" w14:textId="77777777" w:rsidR="00E879D8" w:rsidRDefault="00E879D8"/>
    <w:p w14:paraId="6A15B5DA" w14:textId="77777777" w:rsidR="00E879D8" w:rsidRDefault="00E879D8"/>
    <w:p w14:paraId="5DEE5638" w14:textId="77777777" w:rsidR="00E879D8" w:rsidRDefault="00E879D8"/>
    <w:p w14:paraId="1B6E7D02" w14:textId="77777777" w:rsidR="00E879D8" w:rsidRDefault="00E879D8"/>
    <w:p w14:paraId="78BE8752" w14:textId="77777777" w:rsidR="00E879D8" w:rsidRDefault="00E879D8"/>
    <w:p w14:paraId="405A4D93" w14:textId="77777777" w:rsidR="00E879D8" w:rsidRDefault="00E879D8"/>
    <w:p w14:paraId="635ED2BF" w14:textId="77777777" w:rsidR="00E879D8" w:rsidRDefault="00E879D8"/>
    <w:p w14:paraId="47C7DB21" w14:textId="77777777" w:rsidR="00E879D8" w:rsidRDefault="00E879D8"/>
    <w:p w14:paraId="592E507C" w14:textId="77777777" w:rsidR="00E879D8" w:rsidRDefault="00E879D8"/>
    <w:p w14:paraId="60D29A88" w14:textId="77777777" w:rsidR="00E879D8" w:rsidRDefault="00E879D8"/>
    <w:p w14:paraId="0A7F4C6B" w14:textId="77777777" w:rsidR="00E879D8" w:rsidRDefault="00E879D8">
      <w:pPr>
        <w:pStyle w:val="Titre2"/>
        <w:rPr>
          <w:b/>
        </w:rPr>
      </w:pPr>
      <w:bookmarkStart w:id="60" w:name="_8l4zrrw6ji7t" w:colFirst="0" w:colLast="0"/>
      <w:bookmarkEnd w:id="60"/>
    </w:p>
    <w:p w14:paraId="50A365C2" w14:textId="77777777" w:rsidR="00E879D8" w:rsidRDefault="00E879D8">
      <w:pPr>
        <w:pStyle w:val="Titre2"/>
        <w:rPr>
          <w:b/>
        </w:rPr>
      </w:pPr>
      <w:bookmarkStart w:id="61" w:name="_k1fz3w5ou4yj" w:colFirst="0" w:colLast="0"/>
      <w:bookmarkEnd w:id="61"/>
    </w:p>
    <w:p w14:paraId="2783A8DB" w14:textId="77777777" w:rsidR="00E879D8" w:rsidRDefault="00E879D8"/>
    <w:p w14:paraId="00F1AA30" w14:textId="77777777" w:rsidR="00E879D8" w:rsidRDefault="00E879D8">
      <w:pPr>
        <w:pStyle w:val="Titre2"/>
        <w:rPr>
          <w:b/>
        </w:rPr>
      </w:pPr>
      <w:bookmarkStart w:id="62" w:name="_mnisuvnfjdqd" w:colFirst="0" w:colLast="0"/>
      <w:bookmarkEnd w:id="62"/>
    </w:p>
    <w:p w14:paraId="521A91A2" w14:textId="77777777" w:rsidR="00E879D8" w:rsidRDefault="00000000">
      <w:pPr>
        <w:pStyle w:val="Titre2"/>
        <w:rPr>
          <w:b/>
        </w:rPr>
      </w:pPr>
      <w:bookmarkStart w:id="63" w:name="_la8sp4edjiv" w:colFirst="0" w:colLast="0"/>
      <w:bookmarkEnd w:id="63"/>
      <w:r>
        <w:rPr>
          <w:b/>
        </w:rPr>
        <w:t>Les “Event Handlers”</w:t>
      </w:r>
    </w:p>
    <w:p w14:paraId="6051D568" w14:textId="77777777" w:rsidR="00E879D8" w:rsidRDefault="00E879D8"/>
    <w:p w14:paraId="3E74EF1E" w14:textId="77777777" w:rsidR="00E879D8" w:rsidRDefault="00000000">
      <w:r>
        <w:t xml:space="preserve">C’est un autre type d’écouteur d’évènements </w:t>
      </w:r>
    </w:p>
    <w:p w14:paraId="270620CD" w14:textId="77777777" w:rsidR="00E879D8" w:rsidRDefault="00000000">
      <w:r>
        <w:t xml:space="preserve">La principale différence avec les filtres réside dans le fait qu’ils s’exécutent lors de la phase montante dite de </w:t>
      </w:r>
      <w:proofErr w:type="spellStart"/>
      <w:r>
        <w:t>bubbling</w:t>
      </w:r>
      <w:proofErr w:type="spellEnd"/>
      <w:r>
        <w:t xml:space="preserve"> </w:t>
      </w:r>
    </w:p>
    <w:p w14:paraId="31251637" w14:textId="77777777" w:rsidR="00E879D8" w:rsidRDefault="00000000">
      <w:r>
        <w:tab/>
        <w:t>(</w:t>
      </w:r>
      <w:proofErr w:type="gramStart"/>
      <w:r>
        <w:t>donc</w:t>
      </w:r>
      <w:proofErr w:type="gramEnd"/>
      <w:r>
        <w:t xml:space="preserve"> après les Event </w:t>
      </w:r>
      <w:proofErr w:type="spellStart"/>
      <w:r>
        <w:t>Filters</w:t>
      </w:r>
      <w:proofErr w:type="spellEnd"/>
      <w:r>
        <w:t xml:space="preserve">) </w:t>
      </w:r>
    </w:p>
    <w:p w14:paraId="76D2093B" w14:textId="77777777" w:rsidR="00E879D8" w:rsidRDefault="00000000">
      <w:r>
        <w:t xml:space="preserve">Pour le reste, c’est le même fonctionnement que les filtres </w:t>
      </w:r>
    </w:p>
    <w:p w14:paraId="72B900AF" w14:textId="77777777" w:rsidR="00E879D8" w:rsidRDefault="00000000">
      <w:r>
        <w:t xml:space="preserve">Méthodes pour enregistrer/supprimer un handler d’un nœud : </w:t>
      </w:r>
    </w:p>
    <w:p w14:paraId="3E5C3B47" w14:textId="77777777" w:rsidR="00E879D8" w:rsidRPr="00EE174F" w:rsidRDefault="00000000">
      <w:pPr>
        <w:numPr>
          <w:ilvl w:val="0"/>
          <w:numId w:val="65"/>
        </w:numPr>
        <w:rPr>
          <w:b/>
          <w:i/>
          <w:lang w:val="en-US"/>
        </w:rPr>
      </w:pPr>
      <w:proofErr w:type="spellStart"/>
      <w:proofErr w:type="gramStart"/>
      <w:r w:rsidRPr="00EE174F">
        <w:rPr>
          <w:b/>
          <w:i/>
          <w:lang w:val="en-US"/>
        </w:rPr>
        <w:t>addEventHandler</w:t>
      </w:r>
      <w:proofErr w:type="spellEnd"/>
      <w:r w:rsidRPr="00EE174F">
        <w:rPr>
          <w:b/>
          <w:i/>
          <w:lang w:val="en-US"/>
        </w:rPr>
        <w:t>(</w:t>
      </w:r>
      <w:proofErr w:type="spellStart"/>
      <w:proofErr w:type="gramEnd"/>
      <w:r w:rsidRPr="00EE174F">
        <w:rPr>
          <w:b/>
          <w:i/>
          <w:lang w:val="en-US"/>
        </w:rPr>
        <w:t>EventType</w:t>
      </w:r>
      <w:proofErr w:type="spellEnd"/>
      <w:r w:rsidRPr="00EE174F">
        <w:rPr>
          <w:b/>
          <w:i/>
          <w:lang w:val="en-US"/>
        </w:rPr>
        <w:t xml:space="preserve"> type, </w:t>
      </w:r>
      <w:proofErr w:type="spellStart"/>
      <w:r w:rsidRPr="00EE174F">
        <w:rPr>
          <w:b/>
          <w:i/>
          <w:lang w:val="en-US"/>
        </w:rPr>
        <w:t>EventHandler</w:t>
      </w:r>
      <w:proofErr w:type="spellEnd"/>
      <w:r w:rsidRPr="00EE174F">
        <w:rPr>
          <w:b/>
          <w:i/>
          <w:lang w:val="en-US"/>
        </w:rPr>
        <w:t xml:space="preserve"> handler)</w:t>
      </w:r>
    </w:p>
    <w:p w14:paraId="735AD673" w14:textId="77777777" w:rsidR="00E879D8" w:rsidRPr="00EE174F" w:rsidRDefault="00000000">
      <w:pPr>
        <w:numPr>
          <w:ilvl w:val="0"/>
          <w:numId w:val="65"/>
        </w:numPr>
        <w:rPr>
          <w:b/>
          <w:i/>
          <w:lang w:val="en-US"/>
        </w:rPr>
      </w:pPr>
      <w:proofErr w:type="spellStart"/>
      <w:proofErr w:type="gramStart"/>
      <w:r w:rsidRPr="00EE174F">
        <w:rPr>
          <w:b/>
          <w:i/>
          <w:lang w:val="en-US"/>
        </w:rPr>
        <w:t>removeEventHandler</w:t>
      </w:r>
      <w:proofErr w:type="spellEnd"/>
      <w:r w:rsidRPr="00EE174F">
        <w:rPr>
          <w:b/>
          <w:i/>
          <w:lang w:val="en-US"/>
        </w:rPr>
        <w:t>(</w:t>
      </w:r>
      <w:proofErr w:type="spellStart"/>
      <w:proofErr w:type="gramEnd"/>
      <w:r w:rsidRPr="00EE174F">
        <w:rPr>
          <w:b/>
          <w:i/>
          <w:lang w:val="en-US"/>
        </w:rPr>
        <w:t>EventType</w:t>
      </w:r>
      <w:proofErr w:type="spellEnd"/>
      <w:r w:rsidRPr="00EE174F">
        <w:rPr>
          <w:b/>
          <w:i/>
          <w:lang w:val="en-US"/>
        </w:rPr>
        <w:t xml:space="preserve"> type, </w:t>
      </w:r>
      <w:proofErr w:type="spellStart"/>
      <w:r w:rsidRPr="00EE174F">
        <w:rPr>
          <w:b/>
          <w:i/>
          <w:lang w:val="en-US"/>
        </w:rPr>
        <w:t>EventHandler</w:t>
      </w:r>
      <w:proofErr w:type="spellEnd"/>
      <w:r w:rsidRPr="00EE174F">
        <w:rPr>
          <w:b/>
          <w:i/>
          <w:lang w:val="en-US"/>
        </w:rPr>
        <w:t xml:space="preserve"> handler)</w:t>
      </w:r>
    </w:p>
    <w:p w14:paraId="7EE1FACD" w14:textId="77777777" w:rsidR="00E879D8" w:rsidRDefault="00000000">
      <w:pPr>
        <w:pStyle w:val="Titre2"/>
        <w:rPr>
          <w:b/>
        </w:rPr>
      </w:pPr>
      <w:bookmarkStart w:id="64" w:name="_pzfetsxfnjpd" w:colFirst="0" w:colLast="0"/>
      <w:bookmarkEnd w:id="64"/>
      <w:r>
        <w:rPr>
          <w:b/>
        </w:rPr>
        <w:t>Les “</w:t>
      </w:r>
      <w:proofErr w:type="spellStart"/>
      <w:r>
        <w:rPr>
          <w:b/>
        </w:rPr>
        <w:t>convenience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methods</w:t>
      </w:r>
      <w:proofErr w:type="spellEnd"/>
      <w:r>
        <w:rPr>
          <w:b/>
        </w:rPr>
        <w:t>”</w:t>
      </w:r>
    </w:p>
    <w:p w14:paraId="3E5F8295" w14:textId="77777777" w:rsidR="00E879D8" w:rsidRDefault="00E879D8"/>
    <w:p w14:paraId="71216E8F" w14:textId="77777777" w:rsidR="00E879D8" w:rsidRDefault="00000000">
      <w:r>
        <w:t xml:space="preserve">Certaines classes </w:t>
      </w:r>
      <w:proofErr w:type="spellStart"/>
      <w:r>
        <w:t>JavaFX</w:t>
      </w:r>
      <w:proofErr w:type="spellEnd"/>
      <w:r>
        <w:t xml:space="preserve"> possèdent un attribut de type </w:t>
      </w:r>
      <w:proofErr w:type="spellStart"/>
      <w:r>
        <w:t>EventHandler</w:t>
      </w:r>
      <w:proofErr w:type="spellEnd"/>
      <w:r>
        <w:t>.</w:t>
      </w:r>
    </w:p>
    <w:p w14:paraId="2A9B5B63" w14:textId="77777777" w:rsidR="00E879D8" w:rsidRDefault="00000000">
      <w:r>
        <w:t>Le setter permet alors d’enregistrer facilement un handler auprès de cette classe</w:t>
      </w:r>
    </w:p>
    <w:p w14:paraId="250DAD1F" w14:textId="77777777" w:rsidR="00E879D8" w:rsidRDefault="00000000">
      <w:r>
        <w:t>C’est ce que nous appelons une "</w:t>
      </w:r>
      <w:proofErr w:type="spellStart"/>
      <w:r>
        <w:t>convenience</w:t>
      </w:r>
      <w:proofErr w:type="spellEnd"/>
      <w:r>
        <w:t xml:space="preserve"> </w:t>
      </w:r>
      <w:proofErr w:type="spellStart"/>
      <w:r>
        <w:t>method</w:t>
      </w:r>
      <w:proofErr w:type="spellEnd"/>
      <w:r>
        <w:t>" (ou méthode utilitaire)</w:t>
      </w:r>
    </w:p>
    <w:p w14:paraId="18B75508" w14:textId="77777777" w:rsidR="00E879D8" w:rsidRDefault="00E879D8"/>
    <w:p w14:paraId="4C45D46B" w14:textId="77777777" w:rsidR="00E879D8" w:rsidRDefault="00000000">
      <w:pPr>
        <w:numPr>
          <w:ilvl w:val="0"/>
          <w:numId w:val="104"/>
        </w:numPr>
        <w:rPr>
          <w:i/>
        </w:rPr>
      </w:pPr>
      <w:r>
        <w:rPr>
          <w:i/>
        </w:rPr>
        <w:t xml:space="preserve">Format : </w:t>
      </w:r>
    </w:p>
    <w:p w14:paraId="2DF2F5C6" w14:textId="77777777" w:rsidR="00E879D8" w:rsidRDefault="00000000">
      <w:pPr>
        <w:numPr>
          <w:ilvl w:val="1"/>
          <w:numId w:val="112"/>
        </w:numPr>
        <w:rPr>
          <w:i/>
        </w:rPr>
      </w:pPr>
      <w:proofErr w:type="spellStart"/>
      <w:proofErr w:type="gramStart"/>
      <w:r>
        <w:rPr>
          <w:b/>
          <w:i/>
        </w:rPr>
        <w:t>setOn</w:t>
      </w:r>
      <w:r>
        <w:rPr>
          <w:i/>
        </w:rPr>
        <w:t>EventType</w:t>
      </w:r>
      <w:proofErr w:type="spellEnd"/>
      <w:r>
        <w:rPr>
          <w:i/>
        </w:rPr>
        <w:t>(</w:t>
      </w:r>
      <w:proofErr w:type="spellStart"/>
      <w:proofErr w:type="gramEnd"/>
      <w:r>
        <w:rPr>
          <w:i/>
        </w:rPr>
        <w:t>EventHandler</w:t>
      </w:r>
      <w:proofErr w:type="spellEnd"/>
      <w:r>
        <w:rPr>
          <w:i/>
        </w:rPr>
        <w:t xml:space="preserve"> value) </w:t>
      </w:r>
    </w:p>
    <w:p w14:paraId="5CCB6BCB" w14:textId="77777777" w:rsidR="00E879D8" w:rsidRDefault="00E879D8">
      <w:pPr>
        <w:rPr>
          <w:i/>
        </w:rPr>
      </w:pPr>
    </w:p>
    <w:p w14:paraId="02F333CD" w14:textId="77777777" w:rsidR="00E879D8" w:rsidRDefault="00E879D8"/>
    <w:p w14:paraId="4716E5E9" w14:textId="77777777" w:rsidR="00E879D8" w:rsidRDefault="00000000">
      <w:pPr>
        <w:numPr>
          <w:ilvl w:val="0"/>
          <w:numId w:val="44"/>
        </w:numPr>
      </w:pPr>
      <w:r>
        <w:t xml:space="preserve">Exemple : </w:t>
      </w:r>
    </w:p>
    <w:p w14:paraId="547EFC74" w14:textId="77777777" w:rsidR="00E879D8" w:rsidRDefault="00000000">
      <w:pPr>
        <w:numPr>
          <w:ilvl w:val="1"/>
          <w:numId w:val="112"/>
        </w:numPr>
      </w:pPr>
      <w:proofErr w:type="spellStart"/>
      <w:proofErr w:type="gramStart"/>
      <w:r>
        <w:rPr>
          <w:b/>
        </w:rPr>
        <w:t>setOn</w:t>
      </w:r>
      <w:r>
        <w:t>KeyTyped</w:t>
      </w:r>
      <w:proofErr w:type="spellEnd"/>
      <w:r>
        <w:t>(</w:t>
      </w:r>
      <w:proofErr w:type="spellStart"/>
      <w:proofErr w:type="gramEnd"/>
      <w:r>
        <w:t>EventHandler</w:t>
      </w:r>
      <w:proofErr w:type="spellEnd"/>
      <w:r>
        <w:t xml:space="preserve"> value)</w:t>
      </w:r>
    </w:p>
    <w:p w14:paraId="26A7D2B2" w14:textId="77777777" w:rsidR="00E879D8" w:rsidRDefault="00E879D8"/>
    <w:p w14:paraId="0F4AC75D" w14:textId="77777777" w:rsidR="00E879D8" w:rsidRDefault="00E879D8"/>
    <w:p w14:paraId="42CF0650" w14:textId="77777777" w:rsidR="00E879D8" w:rsidRDefault="00E879D8">
      <w:hyperlink r:id="rId35">
        <w:r>
          <w:rPr>
            <w:color w:val="1155CC"/>
            <w:u w:val="single"/>
          </w:rPr>
          <w:t>https://docs.oracle.com/javafx/2/events/convenience_methods.htm</w:t>
        </w:r>
      </w:hyperlink>
      <w:r>
        <w:rPr>
          <w:noProof/>
        </w:rPr>
        <w:drawing>
          <wp:anchor distT="114300" distB="114300" distL="114300" distR="114300" simplePos="0" relativeHeight="251669504" behindDoc="1" locked="0" layoutInCell="1" hidden="0" allowOverlap="1" wp14:anchorId="05813264" wp14:editId="4876DC0D">
            <wp:simplePos x="0" y="0"/>
            <wp:positionH relativeFrom="column">
              <wp:posOffset>19051</wp:posOffset>
            </wp:positionH>
            <wp:positionV relativeFrom="paragraph">
              <wp:posOffset>200429</wp:posOffset>
            </wp:positionV>
            <wp:extent cx="5138738" cy="3100747"/>
            <wp:effectExtent l="0" t="0" r="0" b="0"/>
            <wp:wrapNone/>
            <wp:docPr id="86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1007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320880" w14:textId="77777777" w:rsidR="00E879D8" w:rsidRDefault="00E879D8"/>
    <w:p w14:paraId="697CDD61" w14:textId="77777777" w:rsidR="00E879D8" w:rsidRDefault="00E879D8"/>
    <w:p w14:paraId="7645CBFE" w14:textId="77777777" w:rsidR="00E879D8" w:rsidRDefault="00E879D8"/>
    <w:p w14:paraId="6EAFD5D8" w14:textId="77777777" w:rsidR="00E879D8" w:rsidRDefault="00E879D8"/>
    <w:p w14:paraId="6AABA1FF" w14:textId="77777777" w:rsidR="00E879D8" w:rsidRDefault="00E879D8"/>
    <w:p w14:paraId="5572AE71" w14:textId="77777777" w:rsidR="00E879D8" w:rsidRDefault="00E879D8"/>
    <w:p w14:paraId="2B9B1A17" w14:textId="77777777" w:rsidR="00E879D8" w:rsidRDefault="00E879D8"/>
    <w:p w14:paraId="7844B38D" w14:textId="77777777" w:rsidR="00E879D8" w:rsidRDefault="00E879D8"/>
    <w:p w14:paraId="7EA92832" w14:textId="77777777" w:rsidR="00E879D8" w:rsidRDefault="00E879D8"/>
    <w:p w14:paraId="3A780FA8" w14:textId="77777777" w:rsidR="00E879D8" w:rsidRDefault="00E879D8"/>
    <w:p w14:paraId="2AFD85DC" w14:textId="77777777" w:rsidR="00E879D8" w:rsidRDefault="00E879D8"/>
    <w:p w14:paraId="5B051CFD" w14:textId="77777777" w:rsidR="00E879D8" w:rsidRDefault="00E879D8"/>
    <w:p w14:paraId="6E360E78" w14:textId="77777777" w:rsidR="00E879D8" w:rsidRDefault="00E879D8"/>
    <w:p w14:paraId="2AD5F566" w14:textId="77777777" w:rsidR="00E879D8" w:rsidRDefault="00E879D8"/>
    <w:p w14:paraId="6D3421CB" w14:textId="77777777" w:rsidR="00E879D8" w:rsidRDefault="00E879D8"/>
    <w:p w14:paraId="04015D7D" w14:textId="77777777" w:rsidR="00E879D8" w:rsidRDefault="00E879D8"/>
    <w:p w14:paraId="436C37E3" w14:textId="77777777" w:rsidR="00E879D8" w:rsidRDefault="00E879D8">
      <w:hyperlink r:id="rId37">
        <w:r>
          <w:rPr>
            <w:color w:val="1155CC"/>
            <w:u w:val="single"/>
          </w:rPr>
          <w:t>https://docs.oracle.com/javafx/2/events/convenience_methods.htm</w:t>
        </w:r>
      </w:hyperlink>
    </w:p>
    <w:p w14:paraId="29A8D123" w14:textId="77777777" w:rsidR="00E879D8" w:rsidRDefault="00000000">
      <w:r>
        <w:rPr>
          <w:noProof/>
        </w:rPr>
        <w:drawing>
          <wp:anchor distT="114300" distB="114300" distL="114300" distR="114300" simplePos="0" relativeHeight="251670528" behindDoc="1" locked="0" layoutInCell="1" hidden="0" allowOverlap="1" wp14:anchorId="12E4C1A2" wp14:editId="6CE50E55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957763" cy="3813030"/>
            <wp:effectExtent l="0" t="0" r="0" b="0"/>
            <wp:wrapNone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813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6C051B" w14:textId="77777777" w:rsidR="00E879D8" w:rsidRDefault="00E879D8"/>
    <w:p w14:paraId="670CAB08" w14:textId="77777777" w:rsidR="00E879D8" w:rsidRDefault="00E879D8"/>
    <w:p w14:paraId="6C0A4405" w14:textId="77777777" w:rsidR="00E879D8" w:rsidRDefault="00E879D8"/>
    <w:p w14:paraId="60E06628" w14:textId="77777777" w:rsidR="00E879D8" w:rsidRDefault="00E879D8"/>
    <w:p w14:paraId="1BBBED91" w14:textId="77777777" w:rsidR="00E879D8" w:rsidRDefault="00E879D8"/>
    <w:p w14:paraId="13958FC5" w14:textId="77777777" w:rsidR="00E879D8" w:rsidRDefault="00E879D8"/>
    <w:p w14:paraId="6BB945F7" w14:textId="77777777" w:rsidR="00E879D8" w:rsidRDefault="00E879D8"/>
    <w:p w14:paraId="3DBE06EC" w14:textId="77777777" w:rsidR="00E879D8" w:rsidRDefault="00E879D8"/>
    <w:p w14:paraId="3E1C5EAE" w14:textId="77777777" w:rsidR="00E879D8" w:rsidRDefault="00E879D8"/>
    <w:p w14:paraId="616915F8" w14:textId="77777777" w:rsidR="00E879D8" w:rsidRDefault="00E879D8"/>
    <w:p w14:paraId="177CC65B" w14:textId="77777777" w:rsidR="00E879D8" w:rsidRDefault="00E879D8"/>
    <w:p w14:paraId="28D23CD2" w14:textId="77777777" w:rsidR="00E879D8" w:rsidRDefault="00E879D8"/>
    <w:p w14:paraId="2473FAC4" w14:textId="77777777" w:rsidR="00E879D8" w:rsidRDefault="00E879D8"/>
    <w:p w14:paraId="1067E6B5" w14:textId="77777777" w:rsidR="00E879D8" w:rsidRDefault="00E879D8"/>
    <w:p w14:paraId="7D0A5563" w14:textId="77777777" w:rsidR="00E879D8" w:rsidRDefault="00E879D8"/>
    <w:p w14:paraId="107ABA8B" w14:textId="77777777" w:rsidR="00E879D8" w:rsidRDefault="00E879D8"/>
    <w:p w14:paraId="4F531879" w14:textId="77777777" w:rsidR="00E879D8" w:rsidRDefault="00E879D8"/>
    <w:p w14:paraId="41DEB9B7" w14:textId="77777777" w:rsidR="00E879D8" w:rsidRDefault="00E879D8"/>
    <w:p w14:paraId="18878091" w14:textId="77777777" w:rsidR="00E879D8" w:rsidRDefault="00E879D8"/>
    <w:p w14:paraId="215C0169" w14:textId="77777777" w:rsidR="00E879D8" w:rsidRDefault="00E879D8"/>
    <w:p w14:paraId="61AEDE9A" w14:textId="77777777" w:rsidR="00E879D8" w:rsidRDefault="00E879D8"/>
    <w:p w14:paraId="0C9EA266" w14:textId="77777777" w:rsidR="00E879D8" w:rsidRDefault="00E879D8"/>
    <w:p w14:paraId="3CC8DE79" w14:textId="77777777" w:rsidR="00E879D8" w:rsidRDefault="00E879D8"/>
    <w:p w14:paraId="010BA360" w14:textId="77777777" w:rsidR="00E879D8" w:rsidRDefault="00E879D8"/>
    <w:p w14:paraId="36873E11" w14:textId="77777777" w:rsidR="00E879D8" w:rsidRDefault="00E879D8"/>
    <w:p w14:paraId="7D64E1BF" w14:textId="77777777" w:rsidR="00E879D8" w:rsidRDefault="00E879D8"/>
    <w:p w14:paraId="2235644F" w14:textId="77777777" w:rsidR="00E879D8" w:rsidRDefault="00E879D8"/>
    <w:p w14:paraId="7555F15B" w14:textId="77777777" w:rsidR="00E879D8" w:rsidRDefault="00E879D8"/>
    <w:p w14:paraId="7D1914E9" w14:textId="77777777" w:rsidR="00E879D8" w:rsidRDefault="00E879D8"/>
    <w:p w14:paraId="46441B5E" w14:textId="77777777" w:rsidR="00E879D8" w:rsidRDefault="00E879D8"/>
    <w:p w14:paraId="3DDAAE34" w14:textId="77777777" w:rsidR="00E879D8" w:rsidRDefault="00E879D8"/>
    <w:p w14:paraId="0959DE8E" w14:textId="77777777" w:rsidR="00E879D8" w:rsidRDefault="00E879D8"/>
    <w:p w14:paraId="57BBA302" w14:textId="77777777" w:rsidR="00E879D8" w:rsidRDefault="00E879D8"/>
    <w:p w14:paraId="5469711F" w14:textId="77777777" w:rsidR="00E879D8" w:rsidRDefault="00E879D8"/>
    <w:p w14:paraId="6C259397" w14:textId="77777777" w:rsidR="00E879D8" w:rsidRDefault="00E879D8"/>
    <w:p w14:paraId="789C062E" w14:textId="77777777" w:rsidR="00E879D8" w:rsidRDefault="00E879D8"/>
    <w:p w14:paraId="14A61C82" w14:textId="77777777" w:rsidR="00E879D8" w:rsidRDefault="00E879D8"/>
    <w:p w14:paraId="43A05C33" w14:textId="77777777" w:rsidR="00E879D8" w:rsidRDefault="00E879D8"/>
    <w:p w14:paraId="79FDFA79" w14:textId="77777777" w:rsidR="00E879D8" w:rsidRDefault="00E879D8"/>
    <w:p w14:paraId="1F7EEE04" w14:textId="77777777" w:rsidR="00E879D8" w:rsidRDefault="00E879D8"/>
    <w:p w14:paraId="637DE53F" w14:textId="77777777" w:rsidR="00E879D8" w:rsidRDefault="00E879D8"/>
    <w:p w14:paraId="6FD07AE6" w14:textId="77777777" w:rsidR="00E879D8" w:rsidRDefault="00E879D8"/>
    <w:p w14:paraId="2C07C1AB" w14:textId="77777777" w:rsidR="00E879D8" w:rsidRDefault="00E879D8"/>
    <w:p w14:paraId="409D7731" w14:textId="77777777" w:rsidR="00E879D8" w:rsidRPr="00EE174F" w:rsidRDefault="00000000">
      <w:pPr>
        <w:pStyle w:val="Titre"/>
        <w:jc w:val="center"/>
        <w:rPr>
          <w:lang w:val="en-US"/>
        </w:rPr>
      </w:pPr>
      <w:bookmarkStart w:id="65" w:name="_dkcne08g753t" w:colFirst="0" w:colLast="0"/>
      <w:bookmarkEnd w:id="65"/>
      <w:r w:rsidRPr="00EE174F">
        <w:rPr>
          <w:lang w:val="en-US"/>
        </w:rPr>
        <w:lastRenderedPageBreak/>
        <w:t>TD1</w:t>
      </w:r>
    </w:p>
    <w:p w14:paraId="73F263DF" w14:textId="77777777" w:rsidR="00E879D8" w:rsidRPr="00EE174F" w:rsidRDefault="00000000">
      <w:pPr>
        <w:pStyle w:val="Titre1"/>
        <w:rPr>
          <w:lang w:val="en-US"/>
        </w:rPr>
      </w:pPr>
      <w:bookmarkStart w:id="66" w:name="_j5ztrne3z5q5" w:colFirst="0" w:colLast="0"/>
      <w:bookmarkEnd w:id="66"/>
      <w:proofErr w:type="spellStart"/>
      <w:r w:rsidRPr="00EE174F">
        <w:rPr>
          <w:lang w:val="en-US"/>
        </w:rPr>
        <w:t>Exercice</w:t>
      </w:r>
      <w:proofErr w:type="spellEnd"/>
      <w:r w:rsidRPr="00EE174F">
        <w:rPr>
          <w:lang w:val="en-US"/>
        </w:rPr>
        <w:t xml:space="preserve"> 1</w:t>
      </w:r>
    </w:p>
    <w:p w14:paraId="34EE5062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  <w:t xml:space="preserve">// project </w:t>
      </w:r>
      <w:proofErr w:type="gramStart"/>
      <w:r w:rsidRPr="00EE174F"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  <w:t>name :</w:t>
      </w:r>
      <w:proofErr w:type="gramEnd"/>
      <w:r w:rsidRPr="00EE174F"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  <w:t xml:space="preserve"> R202_TD1_01</w:t>
      </w:r>
    </w:p>
    <w:p w14:paraId="358E8882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package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application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;</w:t>
      </w:r>
      <w:proofErr w:type="gramEnd"/>
    </w:p>
    <w:p w14:paraId="3817B2F3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0038F850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import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javafx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scene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control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Button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;</w:t>
      </w:r>
    </w:p>
    <w:p w14:paraId="249AB4FC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import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javafx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scene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layout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StackPane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;</w:t>
      </w:r>
    </w:p>
    <w:p w14:paraId="5E1DE98F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import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javafx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stage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Stage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;</w:t>
      </w:r>
      <w:proofErr w:type="gramEnd"/>
    </w:p>
    <w:p w14:paraId="3C95FC26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  <w:t>// ...</w:t>
      </w:r>
    </w:p>
    <w:p w14:paraId="60F7188B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02756511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proofErr w:type="gramStart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public</w:t>
      </w:r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class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i/>
          <w:color w:val="EED49F"/>
          <w:sz w:val="21"/>
          <w:szCs w:val="21"/>
          <w:lang w:val="en-US"/>
        </w:rPr>
        <w:t>TestJavaFX</w:t>
      </w:r>
      <w:proofErr w:type="spell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extends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i/>
          <w:color w:val="EED49F"/>
          <w:sz w:val="21"/>
          <w:szCs w:val="21"/>
          <w:lang w:val="en-US"/>
        </w:rPr>
        <w:t>Application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</w:p>
    <w:p w14:paraId="6CB2E51C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F5A97F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proofErr w:type="gramStart"/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@Override</w:t>
      </w:r>
      <w:proofErr w:type="gramEnd"/>
    </w:p>
    <w:p w14:paraId="260C5C43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public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void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start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Stage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i/>
          <w:color w:val="EE99A0"/>
          <w:sz w:val="21"/>
          <w:szCs w:val="21"/>
          <w:lang w:val="en-US"/>
        </w:rPr>
        <w:t>primaryStage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throws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Exception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</w:p>
    <w:p w14:paraId="433C2EE9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StackPane</w:t>
      </w:r>
      <w:proofErr w:type="spell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root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StackPane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();</w:t>
      </w:r>
      <w:proofErr w:type="gramEnd"/>
    </w:p>
    <w:p w14:paraId="76E07FCD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1D93CF8A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Button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btn</w:t>
      </w:r>
      <w:proofErr w:type="spell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Button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();</w:t>
      </w:r>
      <w:proofErr w:type="gramEnd"/>
    </w:p>
    <w:p w14:paraId="4A8DA28B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btn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setText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"</w:t>
      </w:r>
      <w:proofErr w:type="spellStart"/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Valider</w:t>
      </w:r>
      <w:proofErr w:type="spellEnd"/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"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36A19E4A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71425705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root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getChildren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add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btn</w:t>
      </w:r>
      <w:proofErr w:type="spellEnd"/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1911485D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4711E0D7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Scene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scene</w:t>
      </w:r>
      <w:proofErr w:type="spell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Scene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root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600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250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13EB75C5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4B11BBFD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primaryStage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setScene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scene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0265C64F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primaryStage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setTitle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"</w:t>
      </w:r>
      <w:proofErr w:type="gramEnd"/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"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15757FAC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primaryStage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show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57AF9B17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}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</w:p>
    <w:p w14:paraId="06DD9547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7DB4890D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public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static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void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main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Start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String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[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]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i/>
          <w:color w:val="EE99A0"/>
          <w:sz w:val="21"/>
          <w:szCs w:val="21"/>
          <w:lang w:val="en-US"/>
        </w:rPr>
        <w:t>args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  <w:proofErr w:type="gramEnd"/>
    </w:p>
    <w:p w14:paraId="11FAA3C6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launch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args</w:t>
      </w:r>
      <w:proofErr w:type="spellEnd"/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576993B5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}</w:t>
      </w:r>
    </w:p>
    <w:p w14:paraId="08546A1D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}</w:t>
      </w:r>
    </w:p>
    <w:p w14:paraId="29778878" w14:textId="77777777" w:rsidR="00E879D8" w:rsidRPr="00EE174F" w:rsidRDefault="00E879D8">
      <w:pPr>
        <w:rPr>
          <w:lang w:val="en-US"/>
        </w:rPr>
      </w:pPr>
    </w:p>
    <w:p w14:paraId="69BB2454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br w:type="page"/>
      </w:r>
    </w:p>
    <w:p w14:paraId="4B6DA852" w14:textId="77777777" w:rsidR="00E879D8" w:rsidRPr="00EE174F" w:rsidRDefault="00000000">
      <w:pPr>
        <w:pStyle w:val="Titre1"/>
        <w:rPr>
          <w:lang w:val="en-US"/>
        </w:rPr>
      </w:pPr>
      <w:bookmarkStart w:id="67" w:name="_k6rsbqed5g4b" w:colFirst="0" w:colLast="0"/>
      <w:bookmarkEnd w:id="67"/>
      <w:proofErr w:type="spellStart"/>
      <w:r w:rsidRPr="00EE174F">
        <w:rPr>
          <w:lang w:val="en-US"/>
        </w:rPr>
        <w:lastRenderedPageBreak/>
        <w:t>Exercice</w:t>
      </w:r>
      <w:proofErr w:type="spellEnd"/>
      <w:r w:rsidRPr="00EE174F">
        <w:rPr>
          <w:lang w:val="en-US"/>
        </w:rPr>
        <w:t xml:space="preserve"> 1 (bis, </w:t>
      </w:r>
      <w:proofErr w:type="spellStart"/>
      <w:r w:rsidRPr="00EE174F">
        <w:rPr>
          <w:lang w:val="en-US"/>
        </w:rPr>
        <w:t>avant</w:t>
      </w:r>
      <w:proofErr w:type="spellEnd"/>
      <w:r w:rsidRPr="00EE174F">
        <w:rPr>
          <w:lang w:val="en-US"/>
        </w:rPr>
        <w:t xml:space="preserve"> refactor)</w:t>
      </w:r>
    </w:p>
    <w:p w14:paraId="48DF2AA7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  <w:t xml:space="preserve">// project </w:t>
      </w:r>
      <w:proofErr w:type="gramStart"/>
      <w:r w:rsidRPr="00EE174F"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  <w:t>name :</w:t>
      </w:r>
      <w:proofErr w:type="gramEnd"/>
      <w:r w:rsidRPr="00EE174F"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  <w:t xml:space="preserve"> R202_TD1bis_01</w:t>
      </w:r>
    </w:p>
    <w:p w14:paraId="347432D8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package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unilim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info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ihm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td1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proofErr w:type="gramStart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exo1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;</w:t>
      </w:r>
      <w:proofErr w:type="gramEnd"/>
    </w:p>
    <w:p w14:paraId="68CF4AB4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7371CB1B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  <w:t>// import ...</w:t>
      </w:r>
    </w:p>
    <w:p w14:paraId="6F89C457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133E2F6D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public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class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i/>
          <w:color w:val="EED49F"/>
          <w:sz w:val="21"/>
          <w:szCs w:val="21"/>
          <w:lang w:val="en-US"/>
        </w:rPr>
        <w:t>TestJavaFXbis</w:t>
      </w:r>
      <w:proofErr w:type="spell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extends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i/>
          <w:color w:val="EED49F"/>
          <w:sz w:val="21"/>
          <w:szCs w:val="21"/>
          <w:lang w:val="en-US"/>
        </w:rPr>
        <w:t>Application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</w:p>
    <w:p w14:paraId="53AE18C7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F5A97F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proofErr w:type="gramStart"/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@Override</w:t>
      </w:r>
      <w:proofErr w:type="gramEnd"/>
    </w:p>
    <w:p w14:paraId="58F95C43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public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void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start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Stage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i/>
          <w:color w:val="EE99A0"/>
          <w:sz w:val="21"/>
          <w:szCs w:val="21"/>
          <w:lang w:val="en-US"/>
        </w:rPr>
        <w:t>primaryStage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throws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Exception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</w:p>
    <w:p w14:paraId="71556B9A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try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</w:p>
    <w:p w14:paraId="750DD70C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BorderPane</w:t>
      </w:r>
      <w:proofErr w:type="spell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root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BorderPane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();</w:t>
      </w:r>
      <w:proofErr w:type="gramEnd"/>
    </w:p>
    <w:p w14:paraId="2EFFDAFA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Scene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scene</w:t>
      </w:r>
      <w:proofErr w:type="spell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Scene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root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600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250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288066CA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  scene</w:t>
      </w:r>
    </w:p>
    <w:p w14:paraId="60F40F2D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 xml:space="preserve">        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proofErr w:type="spell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getStyleSheets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()</w:t>
      </w:r>
    </w:p>
    <w:p w14:paraId="0DF7093E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 xml:space="preserve">        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add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</w:p>
    <w:p w14:paraId="592A4578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 xml:space="preserve">          </w:t>
      </w:r>
      <w:proofErr w:type="spellStart"/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getClass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</w:p>
    <w:p w14:paraId="45B80467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 xml:space="preserve">            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proofErr w:type="spell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getResource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"application.css"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</w:p>
    <w:p w14:paraId="3F8DCE44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 xml:space="preserve">            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proofErr w:type="spell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toExternalForm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()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br/>
        <w:t xml:space="preserve">      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 xml:space="preserve">  )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;</w:t>
      </w:r>
    </w:p>
    <w:p w14:paraId="3E2EE14B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</w:p>
    <w:p w14:paraId="2785C4E0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primaryStage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setScene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scene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51DE9BEB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primaryStage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show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64105857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}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catch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Exception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EE99A0"/>
          <w:sz w:val="21"/>
          <w:szCs w:val="21"/>
          <w:lang w:val="en-US"/>
        </w:rPr>
        <w:t>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  <w:proofErr w:type="gramEnd"/>
    </w:p>
    <w:p w14:paraId="6219F6DE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printStackTrace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192086C1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}</w:t>
      </w:r>
    </w:p>
    <w:p w14:paraId="0FDE675E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}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</w:p>
    <w:p w14:paraId="62303F0A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6FEF3DD1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public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static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void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main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Start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String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[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]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i/>
          <w:color w:val="EE99A0"/>
          <w:sz w:val="21"/>
          <w:szCs w:val="21"/>
          <w:lang w:val="en-US"/>
        </w:rPr>
        <w:t>args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  <w:proofErr w:type="gramEnd"/>
    </w:p>
    <w:p w14:paraId="48237D4D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Application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launch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r>
        <w:rPr>
          <w:rFonts w:ascii="Fira Code" w:eastAsia="Fira Code" w:hAnsi="Fira Code" w:cs="Fira Code"/>
          <w:color w:val="CAD3F5"/>
          <w:sz w:val="21"/>
          <w:szCs w:val="21"/>
        </w:rPr>
        <w:t>args</w:t>
      </w:r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</w:p>
    <w:p w14:paraId="148ACEEA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r>
        <w:rPr>
          <w:rFonts w:ascii="Fira Code" w:eastAsia="Fira Code" w:hAnsi="Fira Code" w:cs="Fira Code"/>
          <w:color w:val="939AB7"/>
          <w:sz w:val="21"/>
          <w:szCs w:val="21"/>
        </w:rPr>
        <w:t>}</w:t>
      </w:r>
    </w:p>
    <w:p w14:paraId="2C30959D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939AB7"/>
          <w:sz w:val="21"/>
          <w:szCs w:val="21"/>
        </w:rPr>
        <w:t>}</w:t>
      </w:r>
    </w:p>
    <w:p w14:paraId="5EE88120" w14:textId="77777777" w:rsidR="00E879D8" w:rsidRDefault="00000000">
      <w:r>
        <w:br w:type="page"/>
      </w:r>
    </w:p>
    <w:p w14:paraId="18AE8158" w14:textId="77777777" w:rsidR="00E879D8" w:rsidRDefault="00000000">
      <w:pPr>
        <w:pStyle w:val="Titre1"/>
      </w:pPr>
      <w:bookmarkStart w:id="68" w:name="_ndbkrqf7k3rk" w:colFirst="0" w:colLast="0"/>
      <w:bookmarkEnd w:id="68"/>
      <w:r>
        <w:lastRenderedPageBreak/>
        <w:t>Exercice 2 (interface)</w:t>
      </w:r>
    </w:p>
    <w:p w14:paraId="79A4C2D7" w14:textId="77777777" w:rsidR="00E879D8" w:rsidRDefault="00E879D8"/>
    <w:p w14:paraId="40D3A2F3" w14:textId="77777777" w:rsidR="00E879D8" w:rsidRDefault="00000000">
      <w:r>
        <w:rPr>
          <w:noProof/>
        </w:rPr>
        <w:drawing>
          <wp:inline distT="114300" distB="114300" distL="114300" distR="114300" wp14:anchorId="2A63D2B5" wp14:editId="52973F19">
            <wp:extent cx="5731200" cy="3530600"/>
            <wp:effectExtent l="0" t="0" r="0" b="0"/>
            <wp:docPr id="61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F0D09" w14:textId="77777777" w:rsidR="00E879D8" w:rsidRDefault="00000000">
      <w:pPr>
        <w:pStyle w:val="Titre2"/>
      </w:pPr>
      <w:bookmarkStart w:id="69" w:name="_j82ekubw4ai6" w:colFirst="0" w:colLast="0"/>
      <w:bookmarkEnd w:id="69"/>
      <w:r>
        <w:t>1. Les composants graphiques qui vous sont nécessaires :</w:t>
      </w:r>
    </w:p>
    <w:p w14:paraId="4C43D40E" w14:textId="77777777" w:rsidR="00E879D8" w:rsidRDefault="00000000">
      <w:pPr>
        <w:numPr>
          <w:ilvl w:val="0"/>
          <w:numId w:val="38"/>
        </w:numPr>
        <w:rPr>
          <w:rFonts w:ascii="Fira Code" w:eastAsia="Fira Code" w:hAnsi="Fira Code" w:cs="Fira Code"/>
        </w:rPr>
      </w:pPr>
      <w:r>
        <w:rPr>
          <w:rFonts w:ascii="Fira Code" w:eastAsia="Fira Code" w:hAnsi="Fira Code" w:cs="Fira Code"/>
        </w:rPr>
        <w:t>Button</w:t>
      </w:r>
    </w:p>
    <w:p w14:paraId="612B095B" w14:textId="77777777" w:rsidR="00E879D8" w:rsidRDefault="00000000">
      <w:pPr>
        <w:numPr>
          <w:ilvl w:val="0"/>
          <w:numId w:val="38"/>
        </w:numPr>
      </w:pPr>
      <w:proofErr w:type="spellStart"/>
      <w:r>
        <w:rPr>
          <w:rFonts w:ascii="Fira Code" w:eastAsia="Fira Code" w:hAnsi="Fira Code" w:cs="Fira Code"/>
        </w:rPr>
        <w:t>TextField</w:t>
      </w:r>
      <w:proofErr w:type="spellEnd"/>
      <w:r>
        <w:t xml:space="preserve"> et </w:t>
      </w:r>
      <w:proofErr w:type="spellStart"/>
      <w:r>
        <w:rPr>
          <w:rFonts w:ascii="Fira Code" w:eastAsia="Fira Code" w:hAnsi="Fira Code" w:cs="Fira Code"/>
        </w:rPr>
        <w:t>PasswordField</w:t>
      </w:r>
      <w:proofErr w:type="spellEnd"/>
    </w:p>
    <w:p w14:paraId="4B12D3F4" w14:textId="77777777" w:rsidR="00E879D8" w:rsidRDefault="00000000">
      <w:pPr>
        <w:numPr>
          <w:ilvl w:val="0"/>
          <w:numId w:val="38"/>
        </w:numPr>
        <w:rPr>
          <w:rFonts w:ascii="Fira Code" w:eastAsia="Fira Code" w:hAnsi="Fira Code" w:cs="Fira Code"/>
        </w:rPr>
      </w:pPr>
      <w:proofErr w:type="spellStart"/>
      <w:r>
        <w:rPr>
          <w:rFonts w:ascii="Fira Code" w:eastAsia="Fira Code" w:hAnsi="Fira Code" w:cs="Fira Code"/>
        </w:rPr>
        <w:t>ChoiceBox</w:t>
      </w:r>
      <w:proofErr w:type="spellEnd"/>
      <w:r>
        <w:rPr>
          <w:rFonts w:ascii="Fira Code" w:eastAsia="Fira Code" w:hAnsi="Fira Code" w:cs="Fira Code"/>
        </w:rPr>
        <w:t xml:space="preserve"> / </w:t>
      </w:r>
      <w:proofErr w:type="spellStart"/>
      <w:r>
        <w:rPr>
          <w:rFonts w:ascii="Fira Code" w:eastAsia="Fira Code" w:hAnsi="Fira Code" w:cs="Fira Code"/>
        </w:rPr>
        <w:t>ComboBox</w:t>
      </w:r>
      <w:proofErr w:type="spellEnd"/>
    </w:p>
    <w:p w14:paraId="2C5A270F" w14:textId="77777777" w:rsidR="00E879D8" w:rsidRDefault="00000000">
      <w:pPr>
        <w:numPr>
          <w:ilvl w:val="0"/>
          <w:numId w:val="38"/>
        </w:numPr>
      </w:pPr>
      <w:r>
        <w:t xml:space="preserve">5 x </w:t>
      </w:r>
      <w:r>
        <w:rPr>
          <w:rFonts w:ascii="Fira Code" w:eastAsia="Fira Code" w:hAnsi="Fira Code" w:cs="Fira Code"/>
        </w:rPr>
        <w:t>Label</w:t>
      </w:r>
    </w:p>
    <w:p w14:paraId="1999481D" w14:textId="77777777" w:rsidR="00E879D8" w:rsidRDefault="00000000">
      <w:pPr>
        <w:pStyle w:val="Titre2"/>
      </w:pPr>
      <w:bookmarkStart w:id="70" w:name="_aumuu97jqtaz" w:colFirst="0" w:colLast="0"/>
      <w:bookmarkEnd w:id="70"/>
      <w:r>
        <w:t xml:space="preserve">2. Gestionnaire de </w:t>
      </w:r>
      <w:proofErr w:type="spellStart"/>
      <w:r>
        <w:t>layout</w:t>
      </w:r>
      <w:proofErr w:type="spellEnd"/>
      <w:r>
        <w:t xml:space="preserve"> permettant de constituer cet affichage</w:t>
      </w:r>
    </w:p>
    <w:p w14:paraId="287035F6" w14:textId="77777777" w:rsidR="00E879D8" w:rsidRDefault="00E879D8"/>
    <w:p w14:paraId="73D2E565" w14:textId="77777777" w:rsidR="00E879D8" w:rsidRDefault="00000000">
      <w:proofErr w:type="spellStart"/>
      <w:r>
        <w:t>GridPane</w:t>
      </w:r>
      <w:proofErr w:type="spellEnd"/>
      <w:r>
        <w:t xml:space="preserve"> (pour le formulaire au centre) et une </w:t>
      </w:r>
      <w:proofErr w:type="spellStart"/>
      <w:r>
        <w:t>BorderPane</w:t>
      </w:r>
      <w:proofErr w:type="spellEnd"/>
      <w:r>
        <w:t xml:space="preserve"> (le conteneur global)</w:t>
      </w:r>
    </w:p>
    <w:p w14:paraId="7CB75B62" w14:textId="77777777" w:rsidR="00E879D8" w:rsidRDefault="00000000">
      <w:r>
        <w:t xml:space="preserve">Dans le </w:t>
      </w:r>
      <w:proofErr w:type="spellStart"/>
      <w:proofErr w:type="gramStart"/>
      <w:r>
        <w:t>BorderPane</w:t>
      </w:r>
      <w:proofErr w:type="spellEnd"/>
      <w:r>
        <w:t>:</w:t>
      </w:r>
      <w:proofErr w:type="gramEnd"/>
      <w:r>
        <w:t xml:space="preserve"> on met le titre au “top”, le message au “</w:t>
      </w:r>
      <w:proofErr w:type="spellStart"/>
      <w:r>
        <w:t>bottom</w:t>
      </w:r>
      <w:proofErr w:type="spellEnd"/>
      <w:r>
        <w:t xml:space="preserve">”, le bouton valider au “right” et la </w:t>
      </w:r>
      <w:proofErr w:type="spellStart"/>
      <w:r>
        <w:t>GridPane</w:t>
      </w:r>
      <w:proofErr w:type="spellEnd"/>
      <w:r>
        <w:t xml:space="preserve"> au “center”</w:t>
      </w:r>
    </w:p>
    <w:p w14:paraId="2139BD02" w14:textId="77777777" w:rsidR="00E879D8" w:rsidRDefault="00E879D8"/>
    <w:p w14:paraId="3F14B9B0" w14:textId="77777777" w:rsidR="00E879D8" w:rsidRDefault="00000000">
      <w:r>
        <w:t xml:space="preserve">Les éléments du formulaire seront dans la </w:t>
      </w:r>
      <w:proofErr w:type="spellStart"/>
      <w:r>
        <w:t>GridPane</w:t>
      </w:r>
      <w:proofErr w:type="spellEnd"/>
      <w:r>
        <w:t xml:space="preserve"> pour être sûr d’avoir un alignement simple. Voir exemple dans le code :</w:t>
      </w:r>
    </w:p>
    <w:p w14:paraId="1924651D" w14:textId="77777777" w:rsidR="00E879D8" w:rsidRDefault="00E879D8"/>
    <w:p w14:paraId="2447CAA6" w14:textId="77777777" w:rsidR="00E879D8" w:rsidRDefault="00000000">
      <w:r>
        <w:rPr>
          <w:noProof/>
        </w:rPr>
        <w:drawing>
          <wp:inline distT="114300" distB="114300" distL="114300" distR="114300" wp14:anchorId="0F5C77A7" wp14:editId="696705C7">
            <wp:extent cx="2309813" cy="974017"/>
            <wp:effectExtent l="0" t="0" r="0" b="0"/>
            <wp:docPr id="2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974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61639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>
        <w:rPr>
          <w:rFonts w:ascii="Fira Code" w:eastAsia="Fira Code" w:hAnsi="Fira Code" w:cs="Fira Code"/>
          <w:i/>
          <w:color w:val="6E738D"/>
          <w:sz w:val="21"/>
          <w:szCs w:val="21"/>
        </w:rPr>
        <w:lastRenderedPageBreak/>
        <w:t>/**</w:t>
      </w:r>
    </w:p>
    <w:p w14:paraId="42FF7355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>
        <w:rPr>
          <w:rFonts w:ascii="Fira Code" w:eastAsia="Fira Code" w:hAnsi="Fira Code" w:cs="Fira Code"/>
          <w:i/>
          <w:color w:val="6E738D"/>
          <w:sz w:val="21"/>
          <w:szCs w:val="21"/>
        </w:rPr>
        <w:t xml:space="preserve"> * Documentation de ma classe </w:t>
      </w:r>
      <w:proofErr w:type="spellStart"/>
      <w:r>
        <w:rPr>
          <w:rFonts w:ascii="Fira Code" w:eastAsia="Fira Code" w:hAnsi="Fira Code" w:cs="Fira Code"/>
          <w:i/>
          <w:color w:val="6E738D"/>
          <w:sz w:val="21"/>
          <w:szCs w:val="21"/>
        </w:rPr>
        <w:t>LoginAppFX</w:t>
      </w:r>
      <w:proofErr w:type="spellEnd"/>
    </w:p>
    <w:p w14:paraId="5CF849A3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>
        <w:rPr>
          <w:rFonts w:ascii="Fira Code" w:eastAsia="Fira Code" w:hAnsi="Fira Code" w:cs="Fira Code"/>
          <w:i/>
          <w:color w:val="6E738D"/>
          <w:sz w:val="21"/>
          <w:szCs w:val="21"/>
        </w:rPr>
        <w:t xml:space="preserve"> */</w:t>
      </w:r>
    </w:p>
    <w:p w14:paraId="3C2DD02D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public</w:t>
      </w:r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class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i/>
          <w:color w:val="EED49F"/>
          <w:sz w:val="21"/>
          <w:szCs w:val="21"/>
        </w:rPr>
        <w:t>LoginAppFX</w:t>
      </w:r>
      <w:proofErr w:type="spell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6A0F6"/>
          <w:sz w:val="21"/>
          <w:szCs w:val="21"/>
        </w:rPr>
        <w:t>extends</w:t>
      </w:r>
      <w:proofErr w:type="spell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i/>
          <w:color w:val="EED49F"/>
          <w:sz w:val="21"/>
          <w:szCs w:val="21"/>
        </w:rPr>
        <w:t>Application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939AB7"/>
          <w:sz w:val="21"/>
          <w:szCs w:val="21"/>
        </w:rPr>
        <w:t>{</w:t>
      </w:r>
    </w:p>
    <w:p w14:paraId="44981FA5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>
        <w:rPr>
          <w:rFonts w:ascii="Fira Code" w:eastAsia="Fira Code" w:hAnsi="Fira Code" w:cs="Fira Code"/>
          <w:color w:val="939AB7"/>
          <w:sz w:val="21"/>
          <w:szCs w:val="21"/>
        </w:rPr>
        <w:t xml:space="preserve">  </w:t>
      </w:r>
      <w:r>
        <w:rPr>
          <w:rFonts w:ascii="Fira Code" w:eastAsia="Fira Code" w:hAnsi="Fira Code" w:cs="Fira Code"/>
          <w:i/>
          <w:color w:val="6E738D"/>
          <w:sz w:val="21"/>
          <w:szCs w:val="21"/>
        </w:rPr>
        <w:t>// Déclaration des composants</w:t>
      </w:r>
    </w:p>
    <w:p w14:paraId="1B02D9DB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Label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lblTitreHaut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;</w:t>
      </w:r>
      <w:proofErr w:type="gramEnd"/>
    </w:p>
    <w:p w14:paraId="576C6306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741FCD6B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Button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btnValider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;</w:t>
      </w:r>
      <w:proofErr w:type="gramEnd"/>
    </w:p>
    <w:p w14:paraId="031885D3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5ED29E2E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Label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lblUtilisateur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;</w:t>
      </w:r>
      <w:proofErr w:type="gramEnd"/>
    </w:p>
    <w:p w14:paraId="510B4332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6A0F6"/>
          <w:sz w:val="21"/>
          <w:szCs w:val="21"/>
        </w:rPr>
        <w:t>TextField</w:t>
      </w:r>
      <w:proofErr w:type="spell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tfdUtilisateur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;</w:t>
      </w:r>
      <w:proofErr w:type="gramEnd"/>
    </w:p>
    <w:p w14:paraId="381DC901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</w:p>
    <w:p w14:paraId="69B4FE28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Label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lblMotDePasse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;</w:t>
      </w:r>
      <w:proofErr w:type="gramEnd"/>
    </w:p>
    <w:p w14:paraId="5F8739B8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6A0F6"/>
          <w:sz w:val="21"/>
          <w:szCs w:val="21"/>
        </w:rPr>
        <w:t>PasswordField</w:t>
      </w:r>
      <w:proofErr w:type="spell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pwfMotDePasse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;</w:t>
      </w:r>
      <w:proofErr w:type="gramEnd"/>
    </w:p>
    <w:p w14:paraId="61BE24FA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569D828E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Label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lblApplication</w:t>
      </w:r>
      <w:proofErr w:type="spellEnd"/>
    </w:p>
    <w:p w14:paraId="73A66576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6A0F6"/>
          <w:sz w:val="21"/>
          <w:szCs w:val="21"/>
        </w:rPr>
        <w:t>ComboBox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&lt;</w:t>
      </w:r>
      <w:r>
        <w:rPr>
          <w:rFonts w:ascii="Fira Code" w:eastAsia="Fira Code" w:hAnsi="Fira Code" w:cs="Fira Code"/>
          <w:color w:val="C6A0F6"/>
          <w:sz w:val="21"/>
          <w:szCs w:val="21"/>
        </w:rPr>
        <w:t>String</w:t>
      </w:r>
      <w:r>
        <w:rPr>
          <w:rFonts w:ascii="Fira Code" w:eastAsia="Fira Code" w:hAnsi="Fira Code" w:cs="Fira Code"/>
          <w:color w:val="939AB7"/>
          <w:sz w:val="21"/>
          <w:szCs w:val="21"/>
        </w:rPr>
        <w:t>&gt;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cbbApplication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;</w:t>
      </w:r>
      <w:proofErr w:type="gramEnd"/>
    </w:p>
    <w:p w14:paraId="518F64F0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05203BCF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Label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lblInfosBas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;</w:t>
      </w:r>
      <w:proofErr w:type="gramEnd"/>
    </w:p>
    <w:p w14:paraId="40A327E6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4E3E8922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F5A97F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r>
        <w:rPr>
          <w:rFonts w:ascii="Fira Code" w:eastAsia="Fira Code" w:hAnsi="Fira Code" w:cs="Fira Code"/>
          <w:color w:val="F5A97F"/>
          <w:sz w:val="21"/>
          <w:szCs w:val="21"/>
        </w:rPr>
        <w:t>@Override</w:t>
      </w:r>
    </w:p>
    <w:p w14:paraId="501FAA61" w14:textId="77777777" w:rsidR="00E879D8" w:rsidRPr="00A10AF7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r w:rsidRPr="00A10AF7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public</w:t>
      </w:r>
      <w:r w:rsidRPr="00A10AF7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A10AF7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void</w:t>
      </w:r>
      <w:r w:rsidRPr="00A10AF7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A10AF7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start</w:t>
      </w:r>
      <w:r w:rsidRPr="00A10AF7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A10AF7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Stage</w:t>
      </w:r>
      <w:r w:rsidRPr="00A10AF7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A10AF7">
        <w:rPr>
          <w:rFonts w:ascii="Fira Code" w:eastAsia="Fira Code" w:hAnsi="Fira Code" w:cs="Fira Code"/>
          <w:i/>
          <w:color w:val="EE99A0"/>
          <w:sz w:val="21"/>
          <w:szCs w:val="21"/>
          <w:lang w:val="en-US"/>
        </w:rPr>
        <w:t>primaryStage</w:t>
      </w:r>
      <w:proofErr w:type="spellEnd"/>
      <w:r w:rsidRPr="00A10AF7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  <w:r w:rsidRPr="00A10AF7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A10AF7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throws</w:t>
      </w:r>
      <w:r w:rsidRPr="00A10AF7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A10AF7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Exception</w:t>
      </w:r>
      <w:r w:rsidRPr="00A10AF7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A10AF7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</w:p>
    <w:p w14:paraId="69D81A96" w14:textId="77777777" w:rsidR="00E879D8" w:rsidRPr="00A10AF7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2280D40C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 w:rsidRPr="00A10AF7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 xml:space="preserve">    </w:t>
      </w:r>
      <w:r>
        <w:rPr>
          <w:rFonts w:ascii="Fira Code" w:eastAsia="Fira Code" w:hAnsi="Fira Code" w:cs="Fira Code"/>
          <w:i/>
          <w:color w:val="6E738D"/>
          <w:sz w:val="21"/>
          <w:szCs w:val="21"/>
        </w:rPr>
        <w:t>// Initialisation des composants</w:t>
      </w:r>
    </w:p>
    <w:p w14:paraId="435384E2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lblTitreHaut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8BD5CA"/>
          <w:sz w:val="21"/>
          <w:szCs w:val="21"/>
        </w:rPr>
        <w:t>=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new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gramStart"/>
      <w:r>
        <w:rPr>
          <w:rFonts w:ascii="Fira Code" w:eastAsia="Fira Code" w:hAnsi="Fira Code" w:cs="Fira Code"/>
          <w:i/>
          <w:color w:val="8AADF4"/>
          <w:sz w:val="21"/>
          <w:szCs w:val="21"/>
        </w:rPr>
        <w:t>Label</w:t>
      </w:r>
      <w:r>
        <w:rPr>
          <w:rFonts w:ascii="Fira Code" w:eastAsia="Fira Code" w:hAnsi="Fira Code" w:cs="Fira Code"/>
          <w:color w:val="939AB7"/>
          <w:sz w:val="21"/>
          <w:szCs w:val="21"/>
        </w:rPr>
        <w:t>();</w:t>
      </w:r>
      <w:proofErr w:type="gramEnd"/>
    </w:p>
    <w:p w14:paraId="761DB89A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lblTitreHaut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setText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r>
        <w:rPr>
          <w:rFonts w:ascii="Fira Code" w:eastAsia="Fira Code" w:hAnsi="Fira Code" w:cs="Fira Code"/>
          <w:color w:val="A6DA95"/>
          <w:sz w:val="21"/>
          <w:szCs w:val="21"/>
        </w:rPr>
        <w:t>"Veuillez saisir vos informations de login"</w:t>
      </w:r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</w:p>
    <w:p w14:paraId="6D3FD85D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lblTitreHaut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setAlignment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Pos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CENTER</w:t>
      </w:r>
      <w:proofErr w:type="spellEnd"/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</w:p>
    <w:p w14:paraId="455C61B2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lblTitreHaut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setMaxWidth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Double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MAX_VALUE</w:t>
      </w:r>
      <w:proofErr w:type="spellEnd"/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</w:p>
    <w:p w14:paraId="041CB186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lblTitreHaut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setUnderline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true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5BD31C92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4CFC0466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btnValider</w:t>
      </w:r>
      <w:proofErr w:type="spellEnd"/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Button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();</w:t>
      </w:r>
      <w:proofErr w:type="gramEnd"/>
    </w:p>
    <w:p w14:paraId="7B41A474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btnValider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setText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r>
        <w:rPr>
          <w:rFonts w:ascii="Fira Code" w:eastAsia="Fira Code" w:hAnsi="Fira Code" w:cs="Fira Code"/>
          <w:color w:val="A6DA95"/>
          <w:sz w:val="21"/>
          <w:szCs w:val="21"/>
        </w:rPr>
        <w:t>"Valider"</w:t>
      </w:r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</w:p>
    <w:p w14:paraId="204EE975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0E5EF5F7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lblUtilisateur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8BD5CA"/>
          <w:sz w:val="21"/>
          <w:szCs w:val="21"/>
        </w:rPr>
        <w:t>=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new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gramStart"/>
      <w:r>
        <w:rPr>
          <w:rFonts w:ascii="Fira Code" w:eastAsia="Fira Code" w:hAnsi="Fira Code" w:cs="Fira Code"/>
          <w:i/>
          <w:color w:val="8AADF4"/>
          <w:sz w:val="21"/>
          <w:szCs w:val="21"/>
        </w:rPr>
        <w:t>Label</w:t>
      </w:r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gramEnd"/>
      <w:r>
        <w:rPr>
          <w:rFonts w:ascii="Fira Code" w:eastAsia="Fira Code" w:hAnsi="Fira Code" w:cs="Fira Code"/>
          <w:color w:val="A6DA95"/>
          <w:sz w:val="21"/>
          <w:szCs w:val="21"/>
        </w:rPr>
        <w:t>"Utilisateur :"</w:t>
      </w:r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</w:p>
    <w:p w14:paraId="6C0EAAA4" w14:textId="79C3DACD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tfdUtilisateur</w:t>
      </w:r>
      <w:proofErr w:type="spellEnd"/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TextField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();</w:t>
      </w:r>
      <w:proofErr w:type="gramEnd"/>
    </w:p>
    <w:p w14:paraId="09B55256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0C24715B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lastRenderedPageBreak/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lblMotDePasse</w:t>
      </w:r>
      <w:proofErr w:type="spellEnd"/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Label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 xml:space="preserve">"Mot de </w:t>
      </w:r>
      <w:proofErr w:type="gramStart"/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passe :</w:t>
      </w:r>
      <w:proofErr w:type="gramEnd"/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"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6D1D67CE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pwfMotDePasse</w:t>
      </w:r>
      <w:proofErr w:type="spellEnd"/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PasswordField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();</w:t>
      </w:r>
      <w:proofErr w:type="gramEnd"/>
    </w:p>
    <w:p w14:paraId="1C242913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32486C49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lblApplication</w:t>
      </w:r>
      <w:proofErr w:type="spellEnd"/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Label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"</w:t>
      </w:r>
      <w:proofErr w:type="gramStart"/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Application :</w:t>
      </w:r>
      <w:proofErr w:type="gramEnd"/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"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1F6EF0B5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cbbApplication</w:t>
      </w:r>
      <w:proofErr w:type="spellEnd"/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ComboBox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&lt;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String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&gt;();</w:t>
      </w:r>
      <w:proofErr w:type="gramEnd"/>
    </w:p>
    <w:p w14:paraId="7E150E77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</w:t>
      </w:r>
    </w:p>
    <w:p w14:paraId="08D8ECB6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r>
        <w:rPr>
          <w:rFonts w:ascii="Fira Code" w:eastAsia="Fira Code" w:hAnsi="Fira Code" w:cs="Fira Code"/>
          <w:color w:val="C6A0F6"/>
          <w:sz w:val="21"/>
          <w:szCs w:val="21"/>
        </w:rPr>
        <w:t>String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applications</w:t>
      </w:r>
      <w:r>
        <w:rPr>
          <w:rFonts w:ascii="Fira Code" w:eastAsia="Fira Code" w:hAnsi="Fira Code" w:cs="Fira Code"/>
          <w:color w:val="939AB7"/>
          <w:sz w:val="21"/>
          <w:szCs w:val="21"/>
        </w:rPr>
        <w:t>[</w:t>
      </w:r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]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8BD5CA"/>
          <w:sz w:val="21"/>
          <w:szCs w:val="21"/>
        </w:rPr>
        <w:t>=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{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A6DA95"/>
          <w:sz w:val="21"/>
          <w:szCs w:val="21"/>
        </w:rPr>
        <w:t>"</w:t>
      </w:r>
      <w:proofErr w:type="gramEnd"/>
      <w:r>
        <w:rPr>
          <w:rFonts w:ascii="Fira Code" w:eastAsia="Fira Code" w:hAnsi="Fira Code" w:cs="Fira Code"/>
          <w:color w:val="A6DA95"/>
          <w:sz w:val="21"/>
          <w:szCs w:val="21"/>
        </w:rPr>
        <w:t>Comptabilité"</w:t>
      </w:r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A6DA95"/>
          <w:sz w:val="21"/>
          <w:szCs w:val="21"/>
        </w:rPr>
        <w:t>"Paye"</w:t>
      </w:r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A6DA95"/>
          <w:sz w:val="21"/>
          <w:szCs w:val="21"/>
        </w:rPr>
        <w:t>"Gestion de production</w:t>
      </w:r>
      <w:proofErr w:type="gramStart"/>
      <w:r>
        <w:rPr>
          <w:rFonts w:ascii="Fira Code" w:eastAsia="Fira Code" w:hAnsi="Fira Code" w:cs="Fira Code"/>
          <w:color w:val="A6DA95"/>
          <w:sz w:val="21"/>
          <w:szCs w:val="21"/>
        </w:rPr>
        <w:t>"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939AB7"/>
          <w:sz w:val="21"/>
          <w:szCs w:val="21"/>
        </w:rPr>
        <w:t>}</w:t>
      </w:r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;</w:t>
      </w:r>
    </w:p>
    <w:p w14:paraId="04FDB0CD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1374622C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cbbApplication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getItems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).</w:t>
      </w:r>
      <w:proofErr w:type="spell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addAll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applications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72E6E036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cbbApplication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setValue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applications</w:t>
      </w:r>
      <w:r>
        <w:rPr>
          <w:rFonts w:ascii="Fira Code" w:eastAsia="Fira Code" w:hAnsi="Fira Code" w:cs="Fira Code"/>
          <w:color w:val="939AB7"/>
          <w:sz w:val="21"/>
          <w:szCs w:val="21"/>
        </w:rPr>
        <w:t>[</w:t>
      </w:r>
      <w:proofErr w:type="gramEnd"/>
      <w:r>
        <w:rPr>
          <w:rFonts w:ascii="Fira Code" w:eastAsia="Fira Code" w:hAnsi="Fira Code" w:cs="Fira Code"/>
          <w:color w:val="F5A97F"/>
          <w:sz w:val="21"/>
          <w:szCs w:val="21"/>
        </w:rPr>
        <w:t>0</w:t>
      </w:r>
      <w:r>
        <w:rPr>
          <w:rFonts w:ascii="Fira Code" w:eastAsia="Fira Code" w:hAnsi="Fira Code" w:cs="Fira Code"/>
          <w:color w:val="939AB7"/>
          <w:sz w:val="21"/>
          <w:szCs w:val="21"/>
        </w:rPr>
        <w:t>]</w:t>
      </w:r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i/>
          <w:color w:val="6E738D"/>
          <w:sz w:val="21"/>
          <w:szCs w:val="21"/>
        </w:rPr>
        <w:t>// on ajoute une valeur par défaut (le premier de la liste `applications`)</w:t>
      </w:r>
    </w:p>
    <w:p w14:paraId="1E347A98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5E4FE02D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lblInfosBas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8BD5CA"/>
          <w:sz w:val="21"/>
          <w:szCs w:val="21"/>
        </w:rPr>
        <w:t>=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new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gramStart"/>
      <w:r>
        <w:rPr>
          <w:rFonts w:ascii="Fira Code" w:eastAsia="Fira Code" w:hAnsi="Fira Code" w:cs="Fira Code"/>
          <w:i/>
          <w:color w:val="8AADF4"/>
          <w:sz w:val="21"/>
          <w:szCs w:val="21"/>
        </w:rPr>
        <w:t>Label</w:t>
      </w:r>
      <w:r>
        <w:rPr>
          <w:rFonts w:ascii="Fira Code" w:eastAsia="Fira Code" w:hAnsi="Fira Code" w:cs="Fira Code"/>
          <w:color w:val="939AB7"/>
          <w:sz w:val="21"/>
          <w:szCs w:val="21"/>
        </w:rPr>
        <w:t>();</w:t>
      </w:r>
      <w:proofErr w:type="gramEnd"/>
    </w:p>
    <w:p w14:paraId="3957F8B6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lblInfosBas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setText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r>
        <w:rPr>
          <w:rFonts w:ascii="Fira Code" w:eastAsia="Fira Code" w:hAnsi="Fira Code" w:cs="Fira Code"/>
          <w:color w:val="A6DA95"/>
          <w:sz w:val="21"/>
          <w:szCs w:val="21"/>
        </w:rPr>
        <w:t>"login de &lt;xxx&gt; pour application &lt;xxx&gt; le xx/xx/</w:t>
      </w:r>
      <w:proofErr w:type="spellStart"/>
      <w:r>
        <w:rPr>
          <w:rFonts w:ascii="Fira Code" w:eastAsia="Fira Code" w:hAnsi="Fira Code" w:cs="Fira Code"/>
          <w:color w:val="A6DA95"/>
          <w:sz w:val="21"/>
          <w:szCs w:val="21"/>
        </w:rPr>
        <w:t>xxxx</w:t>
      </w:r>
      <w:proofErr w:type="spellEnd"/>
      <w:r>
        <w:rPr>
          <w:rFonts w:ascii="Fira Code" w:eastAsia="Fira Code" w:hAnsi="Fira Code" w:cs="Fira Code"/>
          <w:color w:val="A6DA95"/>
          <w:sz w:val="21"/>
          <w:szCs w:val="21"/>
        </w:rPr>
        <w:t xml:space="preserve"> à </w:t>
      </w:r>
      <w:proofErr w:type="spellStart"/>
      <w:proofErr w:type="gramStart"/>
      <w:r>
        <w:rPr>
          <w:rFonts w:ascii="Fira Code" w:eastAsia="Fira Code" w:hAnsi="Fira Code" w:cs="Fira Code"/>
          <w:color w:val="A6DA95"/>
          <w:sz w:val="21"/>
          <w:szCs w:val="21"/>
        </w:rPr>
        <w:t>hh:mm:ss</w:t>
      </w:r>
      <w:proofErr w:type="spellEnd"/>
      <w:proofErr w:type="gramEnd"/>
      <w:r>
        <w:rPr>
          <w:rFonts w:ascii="Fira Code" w:eastAsia="Fira Code" w:hAnsi="Fira Code" w:cs="Fira Code"/>
          <w:color w:val="A6DA95"/>
          <w:sz w:val="21"/>
          <w:szCs w:val="21"/>
        </w:rPr>
        <w:t>"</w:t>
      </w:r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</w:p>
    <w:p w14:paraId="7EED3A33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lblInfosBas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setAlignment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Pos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CENTER</w:t>
      </w:r>
      <w:proofErr w:type="spellEnd"/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</w:p>
    <w:p w14:paraId="6DDEBFCB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lblInfosBas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setMaxWidth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Double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MAX_VALUE</w:t>
      </w:r>
      <w:proofErr w:type="spellEnd"/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</w:p>
    <w:p w14:paraId="1570C5F6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2267218C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>
        <w:rPr>
          <w:rFonts w:ascii="Fira Code" w:eastAsia="Fira Code" w:hAnsi="Fira Code" w:cs="Fira Code"/>
          <w:color w:val="939AB7"/>
          <w:sz w:val="21"/>
          <w:szCs w:val="21"/>
        </w:rPr>
        <w:t xml:space="preserve">    </w:t>
      </w:r>
      <w:r>
        <w:rPr>
          <w:rFonts w:ascii="Fira Code" w:eastAsia="Fira Code" w:hAnsi="Fira Code" w:cs="Fira Code"/>
          <w:i/>
          <w:color w:val="6E738D"/>
          <w:sz w:val="21"/>
          <w:szCs w:val="21"/>
        </w:rPr>
        <w:t xml:space="preserve">// Création du </w:t>
      </w:r>
      <w:proofErr w:type="spellStart"/>
      <w:r>
        <w:rPr>
          <w:rFonts w:ascii="Fira Code" w:eastAsia="Fira Code" w:hAnsi="Fira Code" w:cs="Fira Code"/>
          <w:i/>
          <w:color w:val="6E738D"/>
          <w:sz w:val="21"/>
          <w:szCs w:val="21"/>
        </w:rPr>
        <w:t>noeud</w:t>
      </w:r>
      <w:proofErr w:type="spellEnd"/>
      <w:r>
        <w:rPr>
          <w:rFonts w:ascii="Fira Code" w:eastAsia="Fira Code" w:hAnsi="Fira Code" w:cs="Fira Code"/>
          <w:i/>
          <w:color w:val="6E738D"/>
          <w:sz w:val="21"/>
          <w:szCs w:val="21"/>
        </w:rPr>
        <w:t xml:space="preserve"> racine</w:t>
      </w:r>
    </w:p>
    <w:p w14:paraId="697EADA8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r>
        <w:rPr>
          <w:rFonts w:ascii="Fira Code" w:eastAsia="Fira Code" w:hAnsi="Fira Code" w:cs="Fira Code"/>
          <w:color w:val="C6A0F6"/>
          <w:sz w:val="21"/>
          <w:szCs w:val="21"/>
        </w:rPr>
        <w:t>BorderPane</w:t>
      </w:r>
      <w:proofErr w:type="spell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root </w:t>
      </w:r>
      <w:r>
        <w:rPr>
          <w:rFonts w:ascii="Fira Code" w:eastAsia="Fira Code" w:hAnsi="Fira Code" w:cs="Fira Code"/>
          <w:color w:val="8BD5CA"/>
          <w:sz w:val="21"/>
          <w:szCs w:val="21"/>
        </w:rPr>
        <w:t>=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new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proofErr w:type="gramStart"/>
      <w:r>
        <w:rPr>
          <w:rFonts w:ascii="Fira Code" w:eastAsia="Fira Code" w:hAnsi="Fira Code" w:cs="Fira Code"/>
          <w:i/>
          <w:color w:val="8AADF4"/>
          <w:sz w:val="21"/>
          <w:szCs w:val="21"/>
        </w:rPr>
        <w:t>BorderPane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();</w:t>
      </w:r>
      <w:proofErr w:type="gramEnd"/>
    </w:p>
    <w:p w14:paraId="3BD8EFE8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0C786403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>
        <w:rPr>
          <w:rFonts w:ascii="Fira Code" w:eastAsia="Fira Code" w:hAnsi="Fira Code" w:cs="Fira Code"/>
          <w:color w:val="939AB7"/>
          <w:sz w:val="21"/>
          <w:szCs w:val="21"/>
        </w:rPr>
        <w:t xml:space="preserve">    </w:t>
      </w:r>
      <w:r>
        <w:rPr>
          <w:rFonts w:ascii="Fira Code" w:eastAsia="Fira Code" w:hAnsi="Fira Code" w:cs="Fira Code"/>
          <w:i/>
          <w:color w:val="6E738D"/>
          <w:sz w:val="21"/>
          <w:szCs w:val="21"/>
        </w:rPr>
        <w:t xml:space="preserve">// Création du </w:t>
      </w:r>
      <w:proofErr w:type="spellStart"/>
      <w:r>
        <w:rPr>
          <w:rFonts w:ascii="Fira Code" w:eastAsia="Fira Code" w:hAnsi="Fira Code" w:cs="Fira Code"/>
          <w:i/>
          <w:color w:val="6E738D"/>
          <w:sz w:val="21"/>
          <w:szCs w:val="21"/>
        </w:rPr>
        <w:t>noeud</w:t>
      </w:r>
      <w:proofErr w:type="spellEnd"/>
      <w:r>
        <w:rPr>
          <w:rFonts w:ascii="Fira Code" w:eastAsia="Fira Code" w:hAnsi="Fira Code" w:cs="Fira Code"/>
          <w:i/>
          <w:color w:val="6E738D"/>
          <w:sz w:val="21"/>
          <w:szCs w:val="21"/>
        </w:rPr>
        <w:t xml:space="preserve"> de grille pour le formulaire central</w:t>
      </w:r>
    </w:p>
    <w:p w14:paraId="01A17A92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r>
        <w:rPr>
          <w:rFonts w:ascii="Fira Code" w:eastAsia="Fira Code" w:hAnsi="Fira Code" w:cs="Fira Code"/>
          <w:color w:val="C6A0F6"/>
          <w:sz w:val="21"/>
          <w:szCs w:val="21"/>
        </w:rPr>
        <w:t>GridPane</w:t>
      </w:r>
      <w:proofErr w:type="spell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grid</w:t>
      </w:r>
      <w:proofErr w:type="spell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8BD5CA"/>
          <w:sz w:val="21"/>
          <w:szCs w:val="21"/>
        </w:rPr>
        <w:t>=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new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proofErr w:type="gramStart"/>
      <w:r>
        <w:rPr>
          <w:rFonts w:ascii="Fira Code" w:eastAsia="Fira Code" w:hAnsi="Fira Code" w:cs="Fira Code"/>
          <w:i/>
          <w:color w:val="8AADF4"/>
          <w:sz w:val="21"/>
          <w:szCs w:val="21"/>
        </w:rPr>
        <w:t>GridPane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();</w:t>
      </w:r>
      <w:proofErr w:type="gramEnd"/>
    </w:p>
    <w:p w14:paraId="2AE7DE59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grid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add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lblUtilisateur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F5A97F"/>
          <w:sz w:val="21"/>
          <w:szCs w:val="21"/>
        </w:rPr>
        <w:t>0</w:t>
      </w:r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F5A97F"/>
          <w:sz w:val="21"/>
          <w:szCs w:val="21"/>
        </w:rPr>
        <w:t>0</w:t>
      </w:r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</w:p>
    <w:p w14:paraId="1C49D5BA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grid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add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tfdUtilisateur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F5A97F"/>
          <w:sz w:val="21"/>
          <w:szCs w:val="21"/>
        </w:rPr>
        <w:t>1</w:t>
      </w:r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F5A97F"/>
          <w:sz w:val="21"/>
          <w:szCs w:val="21"/>
        </w:rPr>
        <w:t>0</w:t>
      </w:r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</w:p>
    <w:p w14:paraId="5798F3EF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grid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add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lblMotDePasse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F5A97F"/>
          <w:sz w:val="21"/>
          <w:szCs w:val="21"/>
        </w:rPr>
        <w:t>0</w:t>
      </w:r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F5A97F"/>
          <w:sz w:val="21"/>
          <w:szCs w:val="21"/>
        </w:rPr>
        <w:t>1</w:t>
      </w:r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</w:p>
    <w:p w14:paraId="21D2F23A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grid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add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pwfMotDePasse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F5A97F"/>
          <w:sz w:val="21"/>
          <w:szCs w:val="21"/>
        </w:rPr>
        <w:t>1</w:t>
      </w:r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F5A97F"/>
          <w:sz w:val="21"/>
          <w:szCs w:val="21"/>
        </w:rPr>
        <w:t>1</w:t>
      </w:r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</w:p>
    <w:p w14:paraId="34A36780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grid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add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lblApplication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2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7BC65776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grid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add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cbbApplication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1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2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03165264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</w:t>
      </w:r>
    </w:p>
    <w:p w14:paraId="0A637802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grid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setHgap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10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24FFA89E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grid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setVgap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12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7EF46F3B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025C2415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BorderPane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setMargin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lblTitreHaut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Insets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30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23E0FC3E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root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setTop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lblTitreHaut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09399C5D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02304AFE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lastRenderedPageBreak/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BorderPane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setMargin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grid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Insets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30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11B9B663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root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setCenter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grid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1C96ABB7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5B465B5A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root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setBottom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lblInfosBas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352B7DAA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6080A0CC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BorderPane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setAlignment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btnValider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Pos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CENTER</w:t>
      </w:r>
      <w:proofErr w:type="spellEnd"/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41A59B3C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BorderPane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setMargin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btnValider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Insets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15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15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15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15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09412092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root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setRight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btnValider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</w:p>
    <w:p w14:paraId="228B375D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51D7B8B6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>
        <w:rPr>
          <w:rFonts w:ascii="Fira Code" w:eastAsia="Fira Code" w:hAnsi="Fira Code" w:cs="Fira Code"/>
          <w:color w:val="939AB7"/>
          <w:sz w:val="21"/>
          <w:szCs w:val="21"/>
        </w:rPr>
        <w:t xml:space="preserve">    </w:t>
      </w:r>
      <w:r>
        <w:rPr>
          <w:rFonts w:ascii="Fira Code" w:eastAsia="Fira Code" w:hAnsi="Fira Code" w:cs="Fira Code"/>
          <w:i/>
          <w:color w:val="6E738D"/>
          <w:sz w:val="21"/>
          <w:szCs w:val="21"/>
        </w:rPr>
        <w:t>// Création de la scène</w:t>
      </w:r>
    </w:p>
    <w:p w14:paraId="5BD5F45C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Scene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scene</w:t>
      </w:r>
      <w:proofErr w:type="spell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Scene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root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400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170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3A0C49E2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047B427D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primaryStage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setScene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scene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07B271A8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primaryStage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setTitle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"Application login"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63BEEF01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primaryStage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show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2EE3E350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}</w:t>
      </w:r>
    </w:p>
    <w:p w14:paraId="779447C1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0E91B333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public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static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void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main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String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[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]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i/>
          <w:color w:val="EE99A0"/>
          <w:sz w:val="21"/>
          <w:szCs w:val="21"/>
          <w:lang w:val="en-US"/>
        </w:rPr>
        <w:t>args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  <w:proofErr w:type="gramEnd"/>
    </w:p>
    <w:p w14:paraId="06945737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Application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launch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r>
        <w:rPr>
          <w:rFonts w:ascii="Fira Code" w:eastAsia="Fira Code" w:hAnsi="Fira Code" w:cs="Fira Code"/>
          <w:color w:val="CAD3F5"/>
          <w:sz w:val="21"/>
          <w:szCs w:val="21"/>
        </w:rPr>
        <w:t>args</w:t>
      </w:r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</w:p>
    <w:p w14:paraId="03E2887D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r>
        <w:rPr>
          <w:rFonts w:ascii="Fira Code" w:eastAsia="Fira Code" w:hAnsi="Fira Code" w:cs="Fira Code"/>
          <w:color w:val="939AB7"/>
          <w:sz w:val="21"/>
          <w:szCs w:val="21"/>
        </w:rPr>
        <w:t>}</w:t>
      </w:r>
    </w:p>
    <w:p w14:paraId="249ADD08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939AB7"/>
          <w:sz w:val="21"/>
          <w:szCs w:val="21"/>
        </w:rPr>
        <w:t>}</w:t>
      </w:r>
    </w:p>
    <w:p w14:paraId="641E4988" w14:textId="77777777" w:rsidR="00E879D8" w:rsidRDefault="00E879D8"/>
    <w:p w14:paraId="78F7C723" w14:textId="77777777" w:rsidR="00E879D8" w:rsidRDefault="00E879D8"/>
    <w:p w14:paraId="549F76A9" w14:textId="77777777" w:rsidR="00E879D8" w:rsidRDefault="00E879D8"/>
    <w:p w14:paraId="04980F6F" w14:textId="77777777" w:rsidR="00E879D8" w:rsidRDefault="00E879D8"/>
    <w:p w14:paraId="5894C73A" w14:textId="77777777" w:rsidR="00E879D8" w:rsidRDefault="00E879D8"/>
    <w:p w14:paraId="5EABD4DC" w14:textId="77777777" w:rsidR="00E879D8" w:rsidRDefault="00E879D8"/>
    <w:p w14:paraId="0111DF22" w14:textId="77777777" w:rsidR="00E879D8" w:rsidRDefault="00E879D8"/>
    <w:p w14:paraId="25A9BB59" w14:textId="77777777" w:rsidR="00E879D8" w:rsidRDefault="00E879D8"/>
    <w:p w14:paraId="7B850E4F" w14:textId="77777777" w:rsidR="00E879D8" w:rsidRDefault="00E879D8"/>
    <w:p w14:paraId="3A82F542" w14:textId="77777777" w:rsidR="00E879D8" w:rsidRDefault="00000000">
      <w:r>
        <w:tab/>
      </w:r>
    </w:p>
    <w:p w14:paraId="4D07AD48" w14:textId="77777777" w:rsidR="00E879D8" w:rsidRDefault="00E879D8"/>
    <w:p w14:paraId="3A8F87DC" w14:textId="77777777" w:rsidR="00E879D8" w:rsidRDefault="00E879D8"/>
    <w:p w14:paraId="2F5BE18F" w14:textId="77777777" w:rsidR="00E879D8" w:rsidRDefault="00E879D8"/>
    <w:p w14:paraId="72E8EE3B" w14:textId="77777777" w:rsidR="00E879D8" w:rsidRDefault="00E879D8"/>
    <w:p w14:paraId="6D0851FB" w14:textId="77777777" w:rsidR="00E879D8" w:rsidRDefault="00E879D8"/>
    <w:p w14:paraId="733DF075" w14:textId="77777777" w:rsidR="00E879D8" w:rsidRDefault="00E879D8"/>
    <w:p w14:paraId="2A3EB676" w14:textId="77777777" w:rsidR="00E879D8" w:rsidRDefault="00E879D8"/>
    <w:p w14:paraId="42EA8D61" w14:textId="77777777" w:rsidR="00E879D8" w:rsidRDefault="00E879D8"/>
    <w:p w14:paraId="3B3EAB23" w14:textId="77777777" w:rsidR="00E879D8" w:rsidRDefault="00000000">
      <w:pPr>
        <w:pStyle w:val="Titre"/>
        <w:jc w:val="center"/>
      </w:pPr>
      <w:bookmarkStart w:id="71" w:name="_hlsrhv3c1uxp" w:colFirst="0" w:colLast="0"/>
      <w:bookmarkEnd w:id="71"/>
      <w:r>
        <w:lastRenderedPageBreak/>
        <w:t>CM3</w:t>
      </w:r>
    </w:p>
    <w:p w14:paraId="6E3842F1" w14:textId="77777777" w:rsidR="00E879D8" w:rsidRDefault="00E879D8"/>
    <w:p w14:paraId="7F6D0099" w14:textId="77777777" w:rsidR="00E879D8" w:rsidRDefault="00000000">
      <w:pPr>
        <w:pStyle w:val="Titre2"/>
        <w:rPr>
          <w:b/>
          <w:sz w:val="34"/>
          <w:szCs w:val="34"/>
        </w:rPr>
      </w:pPr>
      <w:bookmarkStart w:id="72" w:name="_knc3gyk4y5ul" w:colFirst="0" w:colLast="0"/>
      <w:bookmarkEnd w:id="72"/>
      <w:r>
        <w:rPr>
          <w:b/>
          <w:sz w:val="34"/>
          <w:szCs w:val="34"/>
        </w:rPr>
        <w:t>Objectifs du cours</w:t>
      </w:r>
    </w:p>
    <w:p w14:paraId="13BCE0E6" w14:textId="77777777" w:rsidR="00E879D8" w:rsidRDefault="00000000">
      <w:r>
        <w:t>• Rappels…</w:t>
      </w:r>
    </w:p>
    <w:p w14:paraId="500CA002" w14:textId="77777777" w:rsidR="00E879D8" w:rsidRDefault="00000000">
      <w:r>
        <w:t xml:space="preserve">• Divers composants </w:t>
      </w:r>
      <w:proofErr w:type="spellStart"/>
      <w:r>
        <w:t>JavaFX</w:t>
      </w:r>
      <w:proofErr w:type="spellEnd"/>
    </w:p>
    <w:p w14:paraId="0F635F5F" w14:textId="77777777" w:rsidR="00E879D8" w:rsidRDefault="00000000">
      <w:r>
        <w:t>• Les propriétés et le mécanisme de binding</w:t>
      </w:r>
    </w:p>
    <w:p w14:paraId="724E6F8A" w14:textId="77777777" w:rsidR="00E879D8" w:rsidRDefault="00E879D8"/>
    <w:p w14:paraId="4619EB88" w14:textId="77777777" w:rsidR="00E879D8" w:rsidRDefault="00000000">
      <w:pPr>
        <w:pStyle w:val="Titre1"/>
        <w:rPr>
          <w:b/>
        </w:rPr>
      </w:pPr>
      <w:bookmarkStart w:id="73" w:name="_x7zzk431daan" w:colFirst="0" w:colLast="0"/>
      <w:bookmarkEnd w:id="73"/>
      <w:r>
        <w:rPr>
          <w:b/>
        </w:rPr>
        <w:t>Rappels</w:t>
      </w:r>
    </w:p>
    <w:p w14:paraId="6B6D978C" w14:textId="77777777" w:rsidR="00E879D8" w:rsidRDefault="00000000">
      <w:pPr>
        <w:numPr>
          <w:ilvl w:val="0"/>
          <w:numId w:val="3"/>
        </w:numPr>
      </w:pPr>
      <w:r>
        <w:t>La programmation événementielle</w:t>
      </w:r>
    </w:p>
    <w:p w14:paraId="665BB936" w14:textId="77777777" w:rsidR="00E879D8" w:rsidRDefault="00000000">
      <w:pPr>
        <w:numPr>
          <w:ilvl w:val="0"/>
          <w:numId w:val="3"/>
        </w:numPr>
      </w:pPr>
      <w:r>
        <w:t>Le design pattern Observer</w:t>
      </w:r>
    </w:p>
    <w:p w14:paraId="67DD476C" w14:textId="77777777" w:rsidR="00E879D8" w:rsidRDefault="00000000">
      <w:pPr>
        <w:numPr>
          <w:ilvl w:val="0"/>
          <w:numId w:val="3"/>
        </w:numPr>
      </w:pPr>
      <w:r>
        <w:t xml:space="preserve">Les évènements dans </w:t>
      </w:r>
      <w:proofErr w:type="spellStart"/>
      <w:r>
        <w:t>JavaFX</w:t>
      </w:r>
      <w:proofErr w:type="spellEnd"/>
    </w:p>
    <w:p w14:paraId="2F09EF46" w14:textId="77777777" w:rsidR="00E879D8" w:rsidRDefault="00000000">
      <w:pPr>
        <w:numPr>
          <w:ilvl w:val="1"/>
          <w:numId w:val="3"/>
        </w:numPr>
      </w:pPr>
      <w:r>
        <w:t>Les types d’évènements</w:t>
      </w:r>
    </w:p>
    <w:p w14:paraId="2B2D1FA1" w14:textId="77777777" w:rsidR="00E879D8" w:rsidRDefault="00000000">
      <w:pPr>
        <w:numPr>
          <w:ilvl w:val="1"/>
          <w:numId w:val="3"/>
        </w:numPr>
      </w:pPr>
      <w:r>
        <w:t>La propagation de ces évènements</w:t>
      </w:r>
    </w:p>
    <w:p w14:paraId="7D233D19" w14:textId="77777777" w:rsidR="00E879D8" w:rsidRDefault="00000000">
      <w:pPr>
        <w:numPr>
          <w:ilvl w:val="0"/>
          <w:numId w:val="3"/>
        </w:numPr>
      </w:pPr>
      <w:r>
        <w:t>Les écouteurs</w:t>
      </w:r>
    </w:p>
    <w:p w14:paraId="4BEBF193" w14:textId="77777777" w:rsidR="00E879D8" w:rsidRDefault="00000000">
      <w:pPr>
        <w:numPr>
          <w:ilvl w:val="1"/>
          <w:numId w:val="3"/>
        </w:numPr>
      </w:pPr>
      <w:r>
        <w:t xml:space="preserve">Les Event </w:t>
      </w:r>
      <w:proofErr w:type="spellStart"/>
      <w:r>
        <w:t>Filters</w:t>
      </w:r>
      <w:proofErr w:type="spellEnd"/>
      <w:r>
        <w:t xml:space="preserve"> (les différentes manières de les instancier) </w:t>
      </w:r>
    </w:p>
    <w:p w14:paraId="359F7A3B" w14:textId="77777777" w:rsidR="00E879D8" w:rsidRDefault="00000000">
      <w:pPr>
        <w:numPr>
          <w:ilvl w:val="1"/>
          <w:numId w:val="3"/>
        </w:numPr>
      </w:pPr>
      <w:r>
        <w:t xml:space="preserve">Les Event Handlers </w:t>
      </w:r>
    </w:p>
    <w:p w14:paraId="4220FD81" w14:textId="77777777" w:rsidR="00E879D8" w:rsidRDefault="00000000">
      <w:pPr>
        <w:numPr>
          <w:ilvl w:val="1"/>
          <w:numId w:val="3"/>
        </w:numPr>
      </w:pPr>
      <w:r>
        <w:t>Les "</w:t>
      </w:r>
      <w:proofErr w:type="spellStart"/>
      <w:r>
        <w:t>convenience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"</w:t>
      </w:r>
    </w:p>
    <w:p w14:paraId="06AA1010" w14:textId="77777777" w:rsidR="00E879D8" w:rsidRDefault="00000000">
      <w:pPr>
        <w:pStyle w:val="Titre2"/>
        <w:rPr>
          <w:b/>
        </w:rPr>
      </w:pPr>
      <w:bookmarkStart w:id="74" w:name="_l57qqrw6qc3h" w:colFirst="0" w:colLast="0"/>
      <w:bookmarkEnd w:id="74"/>
      <w:r>
        <w:rPr>
          <w:b/>
        </w:rPr>
        <w:t xml:space="preserve">Divers composants </w:t>
      </w:r>
      <w:proofErr w:type="spellStart"/>
      <w:r>
        <w:rPr>
          <w:b/>
        </w:rPr>
        <w:t>JavaFX</w:t>
      </w:r>
      <w:proofErr w:type="spellEnd"/>
    </w:p>
    <w:p w14:paraId="4536F341" w14:textId="77777777" w:rsidR="00E879D8" w:rsidRDefault="00E879D8"/>
    <w:p w14:paraId="681EDC5A" w14:textId="77777777" w:rsidR="00E879D8" w:rsidRDefault="00000000">
      <w:r>
        <w:t>Les images et les dessins</w:t>
      </w:r>
    </w:p>
    <w:p w14:paraId="02F85D70" w14:textId="77777777" w:rsidR="00E879D8" w:rsidRDefault="00E879D8"/>
    <w:p w14:paraId="0D254504" w14:textId="77777777" w:rsidR="00E879D8" w:rsidRDefault="00000000">
      <w:r>
        <w:t>Les menus</w:t>
      </w:r>
    </w:p>
    <w:p w14:paraId="69D56E30" w14:textId="77777777" w:rsidR="00E879D8" w:rsidRDefault="00E879D8"/>
    <w:p w14:paraId="3BF12010" w14:textId="77777777" w:rsidR="00E879D8" w:rsidRDefault="00000000">
      <w:r>
        <w:t>Les boîtes de dialogues</w:t>
      </w:r>
    </w:p>
    <w:p w14:paraId="2C67E14D" w14:textId="77777777" w:rsidR="00E879D8" w:rsidRDefault="00E879D8"/>
    <w:p w14:paraId="283B187F" w14:textId="77777777" w:rsidR="00E879D8" w:rsidRDefault="00E879D8"/>
    <w:p w14:paraId="7E278B96" w14:textId="77777777" w:rsidR="00E879D8" w:rsidRDefault="00000000">
      <w:pPr>
        <w:pStyle w:val="Titre2"/>
        <w:rPr>
          <w:b/>
        </w:rPr>
      </w:pPr>
      <w:bookmarkStart w:id="75" w:name="_26jrw8m09ofv" w:colFirst="0" w:colLast="0"/>
      <w:bookmarkEnd w:id="75"/>
      <w:r>
        <w:rPr>
          <w:b/>
        </w:rPr>
        <w:t>Charger une image</w:t>
      </w:r>
    </w:p>
    <w:p w14:paraId="4E22F652" w14:textId="77777777" w:rsidR="00E879D8" w:rsidRDefault="00E879D8"/>
    <w:p w14:paraId="2E50994F" w14:textId="77777777" w:rsidR="00E879D8" w:rsidRDefault="00000000">
      <w:r>
        <w:t xml:space="preserve">On peut charger une image (locale ou distante) </w:t>
      </w:r>
    </w:p>
    <w:p w14:paraId="6516264B" w14:textId="77777777" w:rsidR="00E879D8" w:rsidRDefault="00000000">
      <w:r>
        <w:t xml:space="preserve">Pour cela on s’appuie sur la classe </w:t>
      </w:r>
      <w:proofErr w:type="spellStart"/>
      <w:proofErr w:type="gramStart"/>
      <w:r>
        <w:t>javafx.scene</w:t>
      </w:r>
      <w:proofErr w:type="gramEnd"/>
      <w:r>
        <w:t>.</w:t>
      </w:r>
      <w:proofErr w:type="gramStart"/>
      <w:r>
        <w:t>image.Image</w:t>
      </w:r>
      <w:proofErr w:type="spellEnd"/>
      <w:proofErr w:type="gramEnd"/>
    </w:p>
    <w:p w14:paraId="1DC7E6BC" w14:textId="77777777" w:rsidR="00E879D8" w:rsidRDefault="00E879D8"/>
    <w:p w14:paraId="18EB8BD2" w14:textId="77777777" w:rsidR="00E879D8" w:rsidRDefault="00E879D8">
      <w:hyperlink r:id="rId41">
        <w:r>
          <w:rPr>
            <w:color w:val="1155CC"/>
            <w:u w:val="single"/>
          </w:rPr>
          <w:t>Image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1F5FC2BF" w14:textId="77777777" w:rsidR="00E879D8" w:rsidRDefault="00E879D8"/>
    <w:p w14:paraId="37BEC97E" w14:textId="77777777" w:rsidR="00E879D8" w:rsidRDefault="00000000">
      <w:r>
        <w:t>Exemples :</w:t>
      </w:r>
    </w:p>
    <w:p w14:paraId="2D44B1C7" w14:textId="77777777" w:rsidR="00E879D8" w:rsidRDefault="00000000">
      <w:pPr>
        <w:numPr>
          <w:ilvl w:val="0"/>
          <w:numId w:val="97"/>
        </w:numPr>
      </w:pPr>
      <w:r>
        <w:t xml:space="preserve">Chargement à partir d’une ressource présente dans le classpath </w:t>
      </w:r>
    </w:p>
    <w:p w14:paraId="3F64F250" w14:textId="77777777" w:rsidR="00E879D8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30558167" wp14:editId="5B522BA7">
            <wp:extent cx="4433888" cy="537664"/>
            <wp:effectExtent l="0" t="0" r="0" b="0"/>
            <wp:docPr id="46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537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B0CACB" w14:textId="77777777" w:rsidR="00E879D8" w:rsidRDefault="00000000">
      <w:pPr>
        <w:numPr>
          <w:ilvl w:val="0"/>
          <w:numId w:val="97"/>
        </w:numPr>
      </w:pPr>
      <w:r>
        <w:t xml:space="preserve">Chargement à partir d’une ressource présente sur le disque local </w:t>
      </w:r>
    </w:p>
    <w:p w14:paraId="7F609E84" w14:textId="77777777" w:rsidR="00E879D8" w:rsidRDefault="00000000">
      <w:pPr>
        <w:ind w:left="720"/>
      </w:pPr>
      <w:r>
        <w:rPr>
          <w:noProof/>
        </w:rPr>
        <w:drawing>
          <wp:inline distT="114300" distB="114300" distL="114300" distR="114300" wp14:anchorId="7A617A55" wp14:editId="089F18D3">
            <wp:extent cx="3767138" cy="693088"/>
            <wp:effectExtent l="0" t="0" r="0" b="0"/>
            <wp:docPr id="3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693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E26D0" w14:textId="77777777" w:rsidR="00E879D8" w:rsidRDefault="00000000">
      <w:pPr>
        <w:numPr>
          <w:ilvl w:val="0"/>
          <w:numId w:val="97"/>
        </w:numPr>
      </w:pPr>
      <w:r>
        <w:t xml:space="preserve">Chargement à partir d’une ressource distante (sur un serveur web) </w:t>
      </w:r>
    </w:p>
    <w:p w14:paraId="0C13D2F5" w14:textId="77777777" w:rsidR="00E879D8" w:rsidRDefault="00000000">
      <w:pPr>
        <w:ind w:left="720"/>
      </w:pPr>
      <w:r>
        <w:rPr>
          <w:noProof/>
        </w:rPr>
        <w:drawing>
          <wp:inline distT="114300" distB="114300" distL="114300" distR="114300" wp14:anchorId="5A881990" wp14:editId="32498B05">
            <wp:extent cx="4576763" cy="342117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42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0A8DD" w14:textId="77777777" w:rsidR="00E879D8" w:rsidRDefault="00E879D8"/>
    <w:p w14:paraId="1BAB1867" w14:textId="77777777" w:rsidR="00E879D8" w:rsidRDefault="00000000">
      <w:r>
        <w:t xml:space="preserve">Il peut y avoir un second paramètre de type </w:t>
      </w:r>
      <w:proofErr w:type="spellStart"/>
      <w:r>
        <w:t>boolean</w:t>
      </w:r>
      <w:proofErr w:type="spellEnd"/>
      <w:r>
        <w:t xml:space="preserve"> permettant d’indiquer si le chargement doit se faire en tâche de fond (</w:t>
      </w:r>
      <w:proofErr w:type="spellStart"/>
      <w:r>
        <w:t>true</w:t>
      </w:r>
      <w:proofErr w:type="spellEnd"/>
      <w:r>
        <w:t xml:space="preserve">) ou pas (false) </w:t>
      </w:r>
    </w:p>
    <w:p w14:paraId="0DD3F379" w14:textId="77777777" w:rsidR="00E879D8" w:rsidRDefault="00E879D8"/>
    <w:p w14:paraId="17302A72" w14:textId="77777777" w:rsidR="00E879D8" w:rsidRDefault="00000000">
      <w:pPr>
        <w:pStyle w:val="Titre2"/>
        <w:rPr>
          <w:b/>
        </w:rPr>
      </w:pPr>
      <w:bookmarkStart w:id="76" w:name="_96xjci65wz37" w:colFirst="0" w:colLast="0"/>
      <w:bookmarkEnd w:id="76"/>
      <w:r>
        <w:rPr>
          <w:b/>
        </w:rPr>
        <w:t>Afficher une image</w:t>
      </w:r>
    </w:p>
    <w:p w14:paraId="2DD927D0" w14:textId="77777777" w:rsidR="00E879D8" w:rsidRDefault="00000000">
      <w:r>
        <w:t xml:space="preserve">On s’appuie sur le nœud </w:t>
      </w:r>
      <w:proofErr w:type="spellStart"/>
      <w:r>
        <w:t>ImageView</w:t>
      </w:r>
      <w:proofErr w:type="spellEnd"/>
      <w:r>
        <w:t xml:space="preserve"> </w:t>
      </w:r>
    </w:p>
    <w:p w14:paraId="7ED92C94" w14:textId="77777777" w:rsidR="00E879D8" w:rsidRDefault="00E879D8">
      <w:hyperlink r:id="rId45">
        <w:proofErr w:type="spellStart"/>
        <w:r>
          <w:rPr>
            <w:color w:val="1155CC"/>
            <w:u w:val="single"/>
          </w:rPr>
          <w:t>ImageView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6C9017AF" w14:textId="77777777" w:rsidR="00E879D8" w:rsidRDefault="00E879D8"/>
    <w:p w14:paraId="6EE98065" w14:textId="77777777" w:rsidR="00E879D8" w:rsidRDefault="00000000">
      <w:r>
        <w:t xml:space="preserve">C’est un </w:t>
      </w:r>
      <w:proofErr w:type="spellStart"/>
      <w:r>
        <w:t>wrapper</w:t>
      </w:r>
      <w:proofErr w:type="spellEnd"/>
      <w:r>
        <w:t xml:space="preserve"> d’objet image, il faut juste la lui fournir</w:t>
      </w:r>
    </w:p>
    <w:p w14:paraId="0EEF8B38" w14:textId="77777777" w:rsidR="00E879D8" w:rsidRPr="00EE174F" w:rsidRDefault="00000000">
      <w:pPr>
        <w:numPr>
          <w:ilvl w:val="0"/>
          <w:numId w:val="103"/>
        </w:numPr>
        <w:rPr>
          <w:i/>
          <w:lang w:val="en-US"/>
        </w:rPr>
      </w:pPr>
      <w:proofErr w:type="spellStart"/>
      <w:r w:rsidRPr="00EE174F">
        <w:rPr>
          <w:i/>
          <w:lang w:val="en-US"/>
        </w:rPr>
        <w:t>ImageView</w:t>
      </w:r>
      <w:proofErr w:type="spellEnd"/>
      <w:r w:rsidRPr="00EE174F">
        <w:rPr>
          <w:i/>
          <w:lang w:val="en-US"/>
        </w:rPr>
        <w:t xml:space="preserve"> </w:t>
      </w:r>
      <w:proofErr w:type="spellStart"/>
      <w:r w:rsidRPr="00EE174F">
        <w:rPr>
          <w:i/>
          <w:lang w:val="en-US"/>
        </w:rPr>
        <w:t>imageView</w:t>
      </w:r>
      <w:proofErr w:type="spellEnd"/>
      <w:r w:rsidRPr="00EE174F">
        <w:rPr>
          <w:i/>
          <w:lang w:val="en-US"/>
        </w:rPr>
        <w:t xml:space="preserve"> = new </w:t>
      </w:r>
      <w:proofErr w:type="spellStart"/>
      <w:r w:rsidRPr="00EE174F">
        <w:rPr>
          <w:i/>
          <w:lang w:val="en-US"/>
        </w:rPr>
        <w:t>ImageView</w:t>
      </w:r>
      <w:proofErr w:type="spellEnd"/>
      <w:r w:rsidRPr="00EE174F">
        <w:rPr>
          <w:i/>
          <w:lang w:val="en-US"/>
        </w:rPr>
        <w:t>(</w:t>
      </w:r>
      <w:proofErr w:type="spellStart"/>
      <w:r w:rsidRPr="00EE174F">
        <w:rPr>
          <w:i/>
          <w:lang w:val="en-US"/>
        </w:rPr>
        <w:t>img</w:t>
      </w:r>
      <w:proofErr w:type="spellEnd"/>
      <w:proofErr w:type="gramStart"/>
      <w:r w:rsidRPr="00EE174F">
        <w:rPr>
          <w:i/>
          <w:lang w:val="en-US"/>
        </w:rPr>
        <w:t>);</w:t>
      </w:r>
      <w:proofErr w:type="gramEnd"/>
      <w:r w:rsidRPr="00EE174F">
        <w:rPr>
          <w:i/>
          <w:lang w:val="en-US"/>
        </w:rPr>
        <w:t xml:space="preserve"> </w:t>
      </w:r>
    </w:p>
    <w:p w14:paraId="16BCA5CF" w14:textId="77777777" w:rsidR="00E879D8" w:rsidRDefault="00000000">
      <w:r>
        <w:t xml:space="preserve">Ensuite il faut rattacher ce nœud au graphe de scène </w:t>
      </w:r>
    </w:p>
    <w:p w14:paraId="5E31AE18" w14:textId="77777777" w:rsidR="00E879D8" w:rsidRDefault="00E879D8"/>
    <w:p w14:paraId="32F0BBE4" w14:textId="77777777" w:rsidR="00E879D8" w:rsidRDefault="00000000">
      <w:r>
        <w:t xml:space="preserve">Comme c’est un nœud </w:t>
      </w:r>
      <w:proofErr w:type="spellStart"/>
      <w:r>
        <w:t>JavaFX</w:t>
      </w:r>
      <w:proofErr w:type="spellEnd"/>
      <w:r>
        <w:t xml:space="preserve">, on peut lui appliquer divers effets (changer la taille, rotation, réduire la zone) </w:t>
      </w:r>
    </w:p>
    <w:p w14:paraId="5864E641" w14:textId="77777777" w:rsidR="00E879D8" w:rsidRDefault="00E879D8"/>
    <w:p w14:paraId="31E22FF2" w14:textId="77777777" w:rsidR="00E879D8" w:rsidRDefault="00000000">
      <w:r>
        <w:t>On peut modifier l’icône de notre application :</w:t>
      </w:r>
    </w:p>
    <w:p w14:paraId="4D5612B5" w14:textId="77777777" w:rsidR="00E879D8" w:rsidRDefault="00000000">
      <w:pPr>
        <w:numPr>
          <w:ilvl w:val="0"/>
          <w:numId w:val="25"/>
        </w:numPr>
        <w:rPr>
          <w:i/>
        </w:rPr>
      </w:pPr>
      <w:proofErr w:type="spellStart"/>
      <w:r>
        <w:rPr>
          <w:i/>
        </w:rPr>
        <w:t>primaryStage.getIcons</w:t>
      </w:r>
      <w:proofErr w:type="spellEnd"/>
      <w:r>
        <w:rPr>
          <w:i/>
        </w:rPr>
        <w:t>(</w:t>
      </w:r>
      <w:proofErr w:type="gramStart"/>
      <w:r>
        <w:rPr>
          <w:i/>
        </w:rPr>
        <w:t>).</w:t>
      </w:r>
      <w:proofErr w:type="spellStart"/>
      <w:r>
        <w:rPr>
          <w:i/>
        </w:rPr>
        <w:t>add</w:t>
      </w:r>
      <w:proofErr w:type="spellEnd"/>
      <w:proofErr w:type="gramEnd"/>
      <w:r>
        <w:rPr>
          <w:i/>
        </w:rPr>
        <w:t>(image</w:t>
      </w:r>
      <w:proofErr w:type="gramStart"/>
      <w:r>
        <w:rPr>
          <w:i/>
        </w:rPr>
        <w:t>);</w:t>
      </w:r>
      <w:proofErr w:type="gramEnd"/>
      <w:r>
        <w:rPr>
          <w:i/>
        </w:rPr>
        <w:t xml:space="preserve"> </w:t>
      </w:r>
    </w:p>
    <w:p w14:paraId="7A1881A4" w14:textId="77777777" w:rsidR="00E879D8" w:rsidRDefault="00000000">
      <w:r>
        <w:t xml:space="preserve">Ou </w:t>
      </w:r>
      <w:proofErr w:type="gramStart"/>
      <w:r>
        <w:t>les icône</w:t>
      </w:r>
      <w:proofErr w:type="gramEnd"/>
      <w:r>
        <w:t xml:space="preserve"> d’un composant (un Button par exemple) :</w:t>
      </w:r>
    </w:p>
    <w:p w14:paraId="19327341" w14:textId="77777777" w:rsidR="00E879D8" w:rsidRPr="00EE174F" w:rsidRDefault="00000000">
      <w:pPr>
        <w:numPr>
          <w:ilvl w:val="0"/>
          <w:numId w:val="1"/>
        </w:numPr>
        <w:rPr>
          <w:i/>
          <w:lang w:val="en-US"/>
        </w:rPr>
      </w:pPr>
      <w:proofErr w:type="spellStart"/>
      <w:proofErr w:type="gramStart"/>
      <w:r w:rsidRPr="00EE174F">
        <w:rPr>
          <w:i/>
          <w:lang w:val="en-US"/>
        </w:rPr>
        <w:t>btn.setGraphic</w:t>
      </w:r>
      <w:proofErr w:type="spellEnd"/>
      <w:proofErr w:type="gramEnd"/>
      <w:r w:rsidRPr="00EE174F">
        <w:rPr>
          <w:i/>
          <w:lang w:val="en-US"/>
        </w:rPr>
        <w:t xml:space="preserve">(new </w:t>
      </w:r>
      <w:proofErr w:type="spellStart"/>
      <w:r w:rsidRPr="00EE174F">
        <w:rPr>
          <w:i/>
          <w:lang w:val="en-US"/>
        </w:rPr>
        <w:t>ImageView</w:t>
      </w:r>
      <w:proofErr w:type="spellEnd"/>
      <w:r w:rsidRPr="00EE174F">
        <w:rPr>
          <w:i/>
          <w:lang w:val="en-US"/>
        </w:rPr>
        <w:t>(</w:t>
      </w:r>
      <w:proofErr w:type="spellStart"/>
      <w:r w:rsidRPr="00EE174F">
        <w:rPr>
          <w:i/>
          <w:lang w:val="en-US"/>
        </w:rPr>
        <w:t>img</w:t>
      </w:r>
      <w:proofErr w:type="spellEnd"/>
      <w:r w:rsidRPr="00EE174F">
        <w:rPr>
          <w:i/>
          <w:lang w:val="en-US"/>
        </w:rPr>
        <w:t>)</w:t>
      </w:r>
      <w:proofErr w:type="gramStart"/>
      <w:r w:rsidRPr="00EE174F">
        <w:rPr>
          <w:i/>
          <w:lang w:val="en-US"/>
        </w:rPr>
        <w:t>);</w:t>
      </w:r>
      <w:proofErr w:type="gramEnd"/>
      <w:r w:rsidRPr="00EE174F">
        <w:rPr>
          <w:i/>
          <w:lang w:val="en-US"/>
        </w:rPr>
        <w:t xml:space="preserve"> </w:t>
      </w:r>
    </w:p>
    <w:p w14:paraId="3F7C5610" w14:textId="77777777" w:rsidR="00E879D8" w:rsidRPr="00EE174F" w:rsidRDefault="00E879D8">
      <w:pPr>
        <w:rPr>
          <w:lang w:val="en-US"/>
        </w:rPr>
      </w:pPr>
    </w:p>
    <w:p w14:paraId="1FFE684D" w14:textId="77777777" w:rsidR="00E879D8" w:rsidRPr="00EE174F" w:rsidRDefault="00E879D8">
      <w:pPr>
        <w:rPr>
          <w:lang w:val="en-US"/>
        </w:rPr>
      </w:pPr>
    </w:p>
    <w:p w14:paraId="7DF40632" w14:textId="77777777" w:rsidR="00E879D8" w:rsidRDefault="00000000">
      <w:pPr>
        <w:pStyle w:val="Titre2"/>
        <w:rPr>
          <w:b/>
        </w:rPr>
      </w:pPr>
      <w:bookmarkStart w:id="77" w:name="_yuypa327qarq" w:colFirst="0" w:colLast="0"/>
      <w:bookmarkEnd w:id="77"/>
      <w:r>
        <w:rPr>
          <w:b/>
        </w:rPr>
        <w:t>Dessiner des formes primitives</w:t>
      </w:r>
    </w:p>
    <w:p w14:paraId="159E9D29" w14:textId="77777777" w:rsidR="00E879D8" w:rsidRDefault="00000000">
      <w:r>
        <w:t xml:space="preserve"> </w:t>
      </w:r>
      <w:proofErr w:type="spellStart"/>
      <w:r>
        <w:t>JavaFX</w:t>
      </w:r>
      <w:proofErr w:type="spellEnd"/>
      <w:r>
        <w:t xml:space="preserve"> permet de dessiner diverses formes 2D (et apes) :</w:t>
      </w:r>
    </w:p>
    <w:p w14:paraId="00FFDE14" w14:textId="77777777" w:rsidR="00E879D8" w:rsidRDefault="00000000">
      <w:pPr>
        <w:numPr>
          <w:ilvl w:val="0"/>
          <w:numId w:val="63"/>
        </w:numPr>
        <w:rPr>
          <w:b/>
        </w:rPr>
      </w:pPr>
      <w:r>
        <w:rPr>
          <w:b/>
        </w:rPr>
        <w:t xml:space="preserve">Line, Rectangle, Circle, Ellipse, </w:t>
      </w:r>
      <w:proofErr w:type="spellStart"/>
      <w:r>
        <w:rPr>
          <w:b/>
        </w:rPr>
        <w:t>Polygon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Polyline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CubicCurve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QuadCurve</w:t>
      </w:r>
      <w:proofErr w:type="spellEnd"/>
      <w:r>
        <w:rPr>
          <w:b/>
        </w:rPr>
        <w:t xml:space="preserve">, Arc, Path, </w:t>
      </w:r>
      <w:proofErr w:type="spellStart"/>
      <w:r>
        <w:rPr>
          <w:b/>
        </w:rPr>
        <w:t>Text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SVGPath</w:t>
      </w:r>
      <w:proofErr w:type="spellEnd"/>
      <w:r>
        <w:rPr>
          <w:b/>
        </w:rPr>
        <w:t xml:space="preserve"> </w:t>
      </w:r>
    </w:p>
    <w:p w14:paraId="72F750DF" w14:textId="77777777" w:rsidR="00E879D8" w:rsidRDefault="00E879D8"/>
    <w:p w14:paraId="14E67047" w14:textId="77777777" w:rsidR="00E879D8" w:rsidRDefault="00E879D8">
      <w:hyperlink r:id="rId46">
        <w:r>
          <w:rPr>
            <w:color w:val="1155CC"/>
            <w:u w:val="single"/>
          </w:rPr>
          <w:t>Forme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676E1D25" w14:textId="77777777" w:rsidR="00E879D8" w:rsidRDefault="00E879D8"/>
    <w:p w14:paraId="06610DFB" w14:textId="77777777" w:rsidR="00E879D8" w:rsidRDefault="00000000">
      <w:r>
        <w:t>Pour créer une de ces formes, il suffit :</w:t>
      </w:r>
    </w:p>
    <w:p w14:paraId="5461FB1F" w14:textId="77777777" w:rsidR="00E879D8" w:rsidRDefault="00000000">
      <w:pPr>
        <w:numPr>
          <w:ilvl w:val="0"/>
          <w:numId w:val="102"/>
        </w:numPr>
      </w:pPr>
      <w:proofErr w:type="gramStart"/>
      <w:r>
        <w:t>d'instancier</w:t>
      </w:r>
      <w:proofErr w:type="gramEnd"/>
      <w:r>
        <w:t xml:space="preserve"> la classe correspondante à la forme </w:t>
      </w:r>
    </w:p>
    <w:p w14:paraId="4DEBC328" w14:textId="77777777" w:rsidR="00E879D8" w:rsidRDefault="00000000">
      <w:pPr>
        <w:numPr>
          <w:ilvl w:val="0"/>
          <w:numId w:val="102"/>
        </w:numPr>
      </w:pPr>
      <w:proofErr w:type="gramStart"/>
      <w:r>
        <w:t>de</w:t>
      </w:r>
      <w:proofErr w:type="gramEnd"/>
      <w:r>
        <w:t xml:space="preserve"> positionner ses propriétés (dépend de la forme)</w:t>
      </w:r>
    </w:p>
    <w:p w14:paraId="68AAA8C6" w14:textId="77777777" w:rsidR="00E879D8" w:rsidRDefault="00000000">
      <w:pPr>
        <w:numPr>
          <w:ilvl w:val="0"/>
          <w:numId w:val="102"/>
        </w:numPr>
      </w:pPr>
      <w:proofErr w:type="gramStart"/>
      <w:r>
        <w:lastRenderedPageBreak/>
        <w:t>de</w:t>
      </w:r>
      <w:proofErr w:type="gramEnd"/>
      <w:r>
        <w:t xml:space="preserve"> l’ajouter à un containeur (on utilise généralement un Group) et le rattacher au graphe de scène</w:t>
      </w:r>
    </w:p>
    <w:p w14:paraId="7619AC90" w14:textId="77777777" w:rsidR="00E879D8" w:rsidRDefault="00E879D8"/>
    <w:p w14:paraId="51FDFB16" w14:textId="77777777" w:rsidR="00E879D8" w:rsidRDefault="00E879D8">
      <w:hyperlink r:id="rId47">
        <w:r>
          <w:rPr>
            <w:color w:val="1155CC"/>
            <w:u w:val="single"/>
          </w:rPr>
          <w:t>Groupe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17964EB1" w14:textId="77777777" w:rsidR="00E879D8" w:rsidRDefault="00E879D8"/>
    <w:p w14:paraId="7C558BA7" w14:textId="77777777" w:rsidR="00E879D8" w:rsidRDefault="00000000">
      <w:pPr>
        <w:pStyle w:val="Titre2"/>
        <w:rPr>
          <w:b/>
        </w:rPr>
      </w:pPr>
      <w:bookmarkStart w:id="78" w:name="_5x3657rsq6p0" w:colFirst="0" w:colLast="0"/>
      <w:bookmarkEnd w:id="78"/>
      <w:r>
        <w:rPr>
          <w:b/>
        </w:rPr>
        <w:t xml:space="preserve">Propriétés des </w:t>
      </w:r>
      <w:proofErr w:type="spellStart"/>
      <w:r>
        <w:rPr>
          <w:b/>
        </w:rPr>
        <w:t>Shapes</w:t>
      </w:r>
      <w:proofErr w:type="spellEnd"/>
    </w:p>
    <w:p w14:paraId="78DB7E13" w14:textId="77777777" w:rsidR="00E879D8" w:rsidRDefault="00000000">
      <w:r>
        <w:t xml:space="preserve"> Sur chaque forme, on dispose de différentes propriétés :</w:t>
      </w:r>
    </w:p>
    <w:p w14:paraId="17809B36" w14:textId="77777777" w:rsidR="00E879D8" w:rsidRDefault="00000000">
      <w:pPr>
        <w:numPr>
          <w:ilvl w:val="0"/>
          <w:numId w:val="37"/>
        </w:numPr>
      </w:pPr>
      <w:proofErr w:type="gramStart"/>
      <w:r>
        <w:t>position</w:t>
      </w:r>
      <w:proofErr w:type="gramEnd"/>
      <w:r>
        <w:t xml:space="preserve"> (coordonnées en x et y)</w:t>
      </w:r>
    </w:p>
    <w:p w14:paraId="3BCF2748" w14:textId="77777777" w:rsidR="00E879D8" w:rsidRDefault="00000000">
      <w:pPr>
        <w:numPr>
          <w:ilvl w:val="0"/>
          <w:numId w:val="37"/>
        </w:numPr>
      </w:pPr>
      <w:proofErr w:type="gramStart"/>
      <w:r>
        <w:t>taille</w:t>
      </w:r>
      <w:proofErr w:type="gramEnd"/>
      <w:r>
        <w:t xml:space="preserve"> ou dimension </w:t>
      </w:r>
    </w:p>
    <w:p w14:paraId="1522C5A2" w14:textId="77777777" w:rsidR="00E879D8" w:rsidRDefault="00000000">
      <w:pPr>
        <w:numPr>
          <w:ilvl w:val="0"/>
          <w:numId w:val="37"/>
        </w:numPr>
      </w:pPr>
      <w:proofErr w:type="gramStart"/>
      <w:r>
        <w:t>couleur</w:t>
      </w:r>
      <w:proofErr w:type="gramEnd"/>
      <w:r>
        <w:t xml:space="preserve"> (pleine ou bien avec gradient)</w:t>
      </w:r>
    </w:p>
    <w:p w14:paraId="72048E79" w14:textId="77777777" w:rsidR="00E879D8" w:rsidRDefault="00000000">
      <w:pPr>
        <w:numPr>
          <w:ilvl w:val="0"/>
          <w:numId w:val="37"/>
        </w:numPr>
      </w:pPr>
      <w:proofErr w:type="gramStart"/>
      <w:r>
        <w:t>autres</w:t>
      </w:r>
      <w:proofErr w:type="gramEnd"/>
      <w:r>
        <w:t xml:space="preserve"> selon la forme…</w:t>
      </w:r>
    </w:p>
    <w:p w14:paraId="33DAA1C2" w14:textId="77777777" w:rsidR="00E879D8" w:rsidRDefault="00E879D8"/>
    <w:p w14:paraId="657C553C" w14:textId="77777777" w:rsidR="00E879D8" w:rsidRDefault="00000000">
      <w:r>
        <w:t>On peut également appliquer (non traité dans ce cours) :</w:t>
      </w:r>
    </w:p>
    <w:p w14:paraId="6DDEBCC1" w14:textId="77777777" w:rsidR="00E879D8" w:rsidRDefault="00000000">
      <w:pPr>
        <w:numPr>
          <w:ilvl w:val="0"/>
          <w:numId w:val="130"/>
        </w:numPr>
      </w:pPr>
      <w:proofErr w:type="gramStart"/>
      <w:r>
        <w:t>des</w:t>
      </w:r>
      <w:proofErr w:type="gramEnd"/>
      <w:r>
        <w:t xml:space="preserve"> opérations entre plusieurs formes (union, intersection, </w:t>
      </w:r>
      <w:proofErr w:type="spellStart"/>
      <w:r>
        <w:t>etc</w:t>
      </w:r>
      <w:proofErr w:type="spellEnd"/>
      <w:r>
        <w:t>)</w:t>
      </w:r>
    </w:p>
    <w:p w14:paraId="14FC2FC7" w14:textId="77777777" w:rsidR="00E879D8" w:rsidRDefault="00000000">
      <w:pPr>
        <w:numPr>
          <w:ilvl w:val="0"/>
          <w:numId w:val="130"/>
        </w:numPr>
      </w:pPr>
      <w:proofErr w:type="gramStart"/>
      <w:r>
        <w:t>des</w:t>
      </w:r>
      <w:proofErr w:type="gramEnd"/>
      <w:r>
        <w:t xml:space="preserve"> effets visuels (flou, bruit gaussien, ombre interne ou externe, </w:t>
      </w:r>
      <w:proofErr w:type="spellStart"/>
      <w:r>
        <w:t>etc</w:t>
      </w:r>
      <w:proofErr w:type="spellEnd"/>
      <w:r>
        <w:t xml:space="preserve">) </w:t>
      </w:r>
    </w:p>
    <w:p w14:paraId="29C19BEB" w14:textId="77777777" w:rsidR="00E879D8" w:rsidRDefault="00000000">
      <w:pPr>
        <w:numPr>
          <w:ilvl w:val="0"/>
          <w:numId w:val="130"/>
        </w:numPr>
      </w:pPr>
      <w:proofErr w:type="gramStart"/>
      <w:r>
        <w:t>des</w:t>
      </w:r>
      <w:proofErr w:type="gramEnd"/>
      <w:r>
        <w:t xml:space="preserve"> animations </w:t>
      </w:r>
    </w:p>
    <w:p w14:paraId="038749D0" w14:textId="77777777" w:rsidR="00E879D8" w:rsidRDefault="00E879D8"/>
    <w:p w14:paraId="78274FF4" w14:textId="77777777" w:rsidR="00E879D8" w:rsidRDefault="00000000">
      <w:pPr>
        <w:pStyle w:val="Titre2"/>
        <w:rPr>
          <w:b/>
        </w:rPr>
      </w:pPr>
      <w:bookmarkStart w:id="79" w:name="_rnwa60wq9ffd" w:colFirst="0" w:colLast="0"/>
      <w:bookmarkEnd w:id="79"/>
      <w:proofErr w:type="gramStart"/>
      <w:r>
        <w:rPr>
          <w:b/>
        </w:rPr>
        <w:t>Shape:</w:t>
      </w:r>
      <w:proofErr w:type="gramEnd"/>
      <w:r>
        <w:rPr>
          <w:b/>
        </w:rPr>
        <w:t xml:space="preserve"> exemple</w:t>
      </w:r>
    </w:p>
    <w:p w14:paraId="173347F8" w14:textId="77777777" w:rsidR="00E879D8" w:rsidRDefault="00000000">
      <w:r>
        <w:rPr>
          <w:noProof/>
        </w:rPr>
        <w:drawing>
          <wp:anchor distT="114300" distB="114300" distL="114300" distR="114300" simplePos="0" relativeHeight="251671552" behindDoc="0" locked="0" layoutInCell="1" hidden="0" allowOverlap="1" wp14:anchorId="4A671343" wp14:editId="6F5AC003">
            <wp:simplePos x="0" y="0"/>
            <wp:positionH relativeFrom="column">
              <wp:posOffset>-1424</wp:posOffset>
            </wp:positionH>
            <wp:positionV relativeFrom="paragraph">
              <wp:posOffset>194263</wp:posOffset>
            </wp:positionV>
            <wp:extent cx="5731200" cy="4394200"/>
            <wp:effectExtent l="0" t="0" r="0" b="0"/>
            <wp:wrapNone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5CA02E" w14:textId="77777777" w:rsidR="00E879D8" w:rsidRDefault="00E879D8"/>
    <w:p w14:paraId="6D79C931" w14:textId="77777777" w:rsidR="00E879D8" w:rsidRDefault="00E879D8"/>
    <w:p w14:paraId="74285DC0" w14:textId="77777777" w:rsidR="00E879D8" w:rsidRDefault="00E879D8"/>
    <w:p w14:paraId="4BA17FD1" w14:textId="77777777" w:rsidR="00E879D8" w:rsidRDefault="00E879D8"/>
    <w:p w14:paraId="0DB15284" w14:textId="77777777" w:rsidR="00E879D8" w:rsidRDefault="00E879D8"/>
    <w:p w14:paraId="66B74068" w14:textId="77777777" w:rsidR="00E879D8" w:rsidRDefault="00E879D8"/>
    <w:p w14:paraId="1F2EC74D" w14:textId="77777777" w:rsidR="00E879D8" w:rsidRDefault="00E879D8"/>
    <w:p w14:paraId="60A08F91" w14:textId="77777777" w:rsidR="00E879D8" w:rsidRDefault="00E879D8"/>
    <w:p w14:paraId="0AB0892B" w14:textId="77777777" w:rsidR="00E879D8" w:rsidRDefault="00E879D8"/>
    <w:p w14:paraId="318AE1C8" w14:textId="77777777" w:rsidR="00E879D8" w:rsidRDefault="00E879D8"/>
    <w:p w14:paraId="3804811C" w14:textId="77777777" w:rsidR="00E879D8" w:rsidRDefault="00E879D8"/>
    <w:p w14:paraId="1FD9E5A4" w14:textId="77777777" w:rsidR="00E879D8" w:rsidRDefault="00E879D8"/>
    <w:p w14:paraId="054B8F96" w14:textId="77777777" w:rsidR="00E879D8" w:rsidRDefault="00E879D8"/>
    <w:p w14:paraId="3ED01A26" w14:textId="77777777" w:rsidR="00E879D8" w:rsidRDefault="00E879D8"/>
    <w:p w14:paraId="50880789" w14:textId="77777777" w:rsidR="00E879D8" w:rsidRDefault="00E879D8"/>
    <w:p w14:paraId="0D95E38C" w14:textId="77777777" w:rsidR="00E879D8" w:rsidRDefault="00E879D8"/>
    <w:p w14:paraId="4A471DFE" w14:textId="77777777" w:rsidR="00E879D8" w:rsidRDefault="00E879D8"/>
    <w:p w14:paraId="25567297" w14:textId="77777777" w:rsidR="00E879D8" w:rsidRDefault="00E879D8"/>
    <w:p w14:paraId="0076D21E" w14:textId="77777777" w:rsidR="00E879D8" w:rsidRDefault="00E879D8"/>
    <w:p w14:paraId="69677268" w14:textId="77777777" w:rsidR="00E879D8" w:rsidRDefault="00E879D8"/>
    <w:p w14:paraId="409CF1C0" w14:textId="77777777" w:rsidR="00E879D8" w:rsidRDefault="00E879D8"/>
    <w:p w14:paraId="5FF31C41" w14:textId="77777777" w:rsidR="00E879D8" w:rsidRDefault="00E879D8"/>
    <w:p w14:paraId="0C8FCAB9" w14:textId="77777777" w:rsidR="00E879D8" w:rsidRDefault="00000000">
      <w:pPr>
        <w:pStyle w:val="Titre2"/>
        <w:rPr>
          <w:b/>
        </w:rPr>
      </w:pPr>
      <w:bookmarkStart w:id="80" w:name="_hbwodwfxy3d1" w:colFirst="0" w:colLast="0"/>
      <w:bookmarkEnd w:id="80"/>
      <w:r>
        <w:rPr>
          <w:b/>
        </w:rPr>
        <w:lastRenderedPageBreak/>
        <w:t>Autre façon de dessiner : Le Canvas</w:t>
      </w:r>
    </w:p>
    <w:p w14:paraId="0360DE46" w14:textId="77777777" w:rsidR="00E879D8" w:rsidRDefault="00000000">
      <w:r>
        <w:t xml:space="preserve">Le nœud de type </w:t>
      </w:r>
      <w:r>
        <w:rPr>
          <w:b/>
        </w:rPr>
        <w:t xml:space="preserve">Canvas </w:t>
      </w:r>
      <w:r>
        <w:t>est un support pour dessiner</w:t>
      </w:r>
    </w:p>
    <w:p w14:paraId="363BC659" w14:textId="77777777" w:rsidR="00E879D8" w:rsidRDefault="00E879D8"/>
    <w:p w14:paraId="2E351089" w14:textId="77777777" w:rsidR="00E879D8" w:rsidRDefault="00000000">
      <w:r>
        <w:t xml:space="preserve">On peut appliquer un certain nombre de commandes graphiques fournies par le </w:t>
      </w:r>
      <w:proofErr w:type="spellStart"/>
      <w:r>
        <w:rPr>
          <w:b/>
        </w:rPr>
        <w:t>GraphicsContext</w:t>
      </w:r>
      <w:proofErr w:type="spellEnd"/>
      <w:r>
        <w:rPr>
          <w:b/>
        </w:rPr>
        <w:t xml:space="preserve"> </w:t>
      </w:r>
      <w:r>
        <w:t xml:space="preserve">(c’est le contexte graphique de notre dessin) </w:t>
      </w:r>
    </w:p>
    <w:p w14:paraId="44C82732" w14:textId="77777777" w:rsidR="00E879D8" w:rsidRDefault="00E879D8"/>
    <w:p w14:paraId="4D947152" w14:textId="77777777" w:rsidR="00E879D8" w:rsidRDefault="00000000">
      <w:r>
        <w:t xml:space="preserve">Chaque commande pousse les paramètres nécessaires dans un </w:t>
      </w:r>
      <w:r>
        <w:rPr>
          <w:b/>
        </w:rPr>
        <w:t xml:space="preserve">buffer </w:t>
      </w:r>
      <w:r>
        <w:t xml:space="preserve">qui appliquera le rendu désiré sur le dessin </w:t>
      </w:r>
    </w:p>
    <w:p w14:paraId="52CC2D8E" w14:textId="77777777" w:rsidR="00E879D8" w:rsidRDefault="00E879D8"/>
    <w:p w14:paraId="7DFC8776" w14:textId="77777777" w:rsidR="00E879D8" w:rsidRDefault="00000000">
      <w:r>
        <w:t xml:space="preserve">Chaque Canvas contient un unique </w:t>
      </w:r>
      <w:proofErr w:type="spellStart"/>
      <w:r>
        <w:t>GraphicsContext</w:t>
      </w:r>
      <w:proofErr w:type="spellEnd"/>
      <w:r>
        <w:t xml:space="preserve"> et un unique buffer </w:t>
      </w:r>
    </w:p>
    <w:p w14:paraId="5BE5A2C4" w14:textId="77777777" w:rsidR="00E879D8" w:rsidRDefault="00E879D8"/>
    <w:p w14:paraId="13A21E6F" w14:textId="77777777" w:rsidR="00E879D8" w:rsidRDefault="00000000">
      <w:r>
        <w:t xml:space="preserve">Le </w:t>
      </w:r>
      <w:proofErr w:type="spellStart"/>
      <w:r>
        <w:rPr>
          <w:b/>
        </w:rPr>
        <w:t>GraphicsContext</w:t>
      </w:r>
      <w:proofErr w:type="spellEnd"/>
      <w:r>
        <w:rPr>
          <w:b/>
        </w:rPr>
        <w:t xml:space="preserve"> </w:t>
      </w:r>
      <w:r>
        <w:t xml:space="preserve">garde une pile des états des objets du contexte (qu’il peut sauver et restaurer à n’importe quel moment) </w:t>
      </w:r>
    </w:p>
    <w:p w14:paraId="4D764B03" w14:textId="77777777" w:rsidR="00E879D8" w:rsidRDefault="00E879D8">
      <w:hyperlink r:id="rId49">
        <w:r>
          <w:rPr>
            <w:color w:val="1155CC"/>
            <w:u w:val="single"/>
          </w:rPr>
          <w:t>Canevas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4E287EE4" w14:textId="77777777" w:rsidR="00E879D8" w:rsidRDefault="00E879D8">
      <w:hyperlink r:id="rId50">
        <w:r>
          <w:rPr>
            <w:color w:val="1155CC"/>
            <w:u w:val="single"/>
          </w:rPr>
          <w:t xml:space="preserve">Utilisation de Canvas | Tutoriels et documentation 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2 (oracle.com)</w:t>
        </w:r>
      </w:hyperlink>
    </w:p>
    <w:p w14:paraId="0298D1A4" w14:textId="77777777" w:rsidR="00E879D8" w:rsidRDefault="00000000">
      <w:r>
        <w:t>Similaire à l’élément html5 &lt;</w:t>
      </w:r>
      <w:proofErr w:type="spellStart"/>
      <w:r>
        <w:t>canvas</w:t>
      </w:r>
      <w:proofErr w:type="spellEnd"/>
      <w:r>
        <w:t xml:space="preserve">&gt; utilisé pour dessiner des graphiques sur une page web </w:t>
      </w:r>
    </w:p>
    <w:p w14:paraId="3BAF27C4" w14:textId="77777777" w:rsidR="00E879D8" w:rsidRDefault="00E879D8"/>
    <w:p w14:paraId="499563F8" w14:textId="77777777" w:rsidR="00E879D8" w:rsidRDefault="00000000">
      <w:pPr>
        <w:pStyle w:val="Titre2"/>
        <w:rPr>
          <w:b/>
        </w:rPr>
      </w:pPr>
      <w:bookmarkStart w:id="81" w:name="_vuigm27ul0au" w:colFirst="0" w:colLast="0"/>
      <w:bookmarkEnd w:id="81"/>
      <w:r>
        <w:rPr>
          <w:b/>
        </w:rPr>
        <w:t>API de Canvas</w:t>
      </w:r>
    </w:p>
    <w:p w14:paraId="032902CE" w14:textId="77777777" w:rsidR="00E879D8" w:rsidRDefault="00000000">
      <w:r>
        <w:t xml:space="preserve">Quelques exemples de commandes graphiques : </w:t>
      </w:r>
    </w:p>
    <w:p w14:paraId="575D46EA" w14:textId="77777777" w:rsidR="00E879D8" w:rsidRDefault="00000000">
      <w:pPr>
        <w:numPr>
          <w:ilvl w:val="0"/>
          <w:numId w:val="113"/>
        </w:numPr>
      </w:pPr>
      <w:r>
        <w:t xml:space="preserve"> </w:t>
      </w:r>
      <w:proofErr w:type="gramStart"/>
      <w:r>
        <w:t>dessiner</w:t>
      </w:r>
      <w:proofErr w:type="gramEnd"/>
      <w:r>
        <w:t xml:space="preserve"> une ligne : </w:t>
      </w:r>
      <w:proofErr w:type="spellStart"/>
      <w:proofErr w:type="gramStart"/>
      <w:r>
        <w:rPr>
          <w:b/>
        </w:rPr>
        <w:t>strokeLine</w:t>
      </w:r>
      <w:proofErr w:type="spellEnd"/>
      <w:r>
        <w:t>(</w:t>
      </w:r>
      <w:proofErr w:type="gramEnd"/>
      <w:r>
        <w:t xml:space="preserve">x1, y1, x2, y2) </w:t>
      </w:r>
    </w:p>
    <w:p w14:paraId="3076740D" w14:textId="77777777" w:rsidR="00E879D8" w:rsidRDefault="00000000">
      <w:pPr>
        <w:numPr>
          <w:ilvl w:val="0"/>
          <w:numId w:val="113"/>
        </w:numPr>
      </w:pPr>
      <w:r>
        <w:t xml:space="preserve"> </w:t>
      </w:r>
      <w:proofErr w:type="gramStart"/>
      <w:r>
        <w:t>dessiner</w:t>
      </w:r>
      <w:proofErr w:type="gramEnd"/>
      <w:r>
        <w:t xml:space="preserve"> un rectangle : </w:t>
      </w:r>
      <w:proofErr w:type="spellStart"/>
      <w:proofErr w:type="gramStart"/>
      <w:r>
        <w:rPr>
          <w:b/>
        </w:rPr>
        <w:t>strokeRect</w:t>
      </w:r>
      <w:proofErr w:type="spellEnd"/>
      <w:r>
        <w:t>(</w:t>
      </w:r>
      <w:proofErr w:type="gramEnd"/>
      <w:r>
        <w:t xml:space="preserve">x, y,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) </w:t>
      </w:r>
    </w:p>
    <w:p w14:paraId="4B4ED690" w14:textId="77777777" w:rsidR="00E879D8" w:rsidRDefault="00000000">
      <w:pPr>
        <w:numPr>
          <w:ilvl w:val="0"/>
          <w:numId w:val="113"/>
        </w:numPr>
      </w:pPr>
      <w:r>
        <w:t xml:space="preserve"> </w:t>
      </w:r>
      <w:proofErr w:type="gramStart"/>
      <w:r>
        <w:t>remplir</w:t>
      </w:r>
      <w:proofErr w:type="gramEnd"/>
      <w:r>
        <w:t xml:space="preserve"> une forme ovale : </w:t>
      </w:r>
      <w:proofErr w:type="spellStart"/>
      <w:proofErr w:type="gramStart"/>
      <w:r>
        <w:rPr>
          <w:b/>
        </w:rPr>
        <w:t>fillOval</w:t>
      </w:r>
      <w:proofErr w:type="spellEnd"/>
      <w:r>
        <w:t>(</w:t>
      </w:r>
      <w:proofErr w:type="gramEnd"/>
      <w:r>
        <w:t xml:space="preserve">x, y,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) </w:t>
      </w:r>
    </w:p>
    <w:p w14:paraId="2A8A22DD" w14:textId="77777777" w:rsidR="00E879D8" w:rsidRDefault="00000000">
      <w:pPr>
        <w:numPr>
          <w:ilvl w:val="0"/>
          <w:numId w:val="113"/>
        </w:numPr>
      </w:pPr>
      <w:proofErr w:type="gramStart"/>
      <w:r>
        <w:t>dessiner</w:t>
      </w:r>
      <w:proofErr w:type="gramEnd"/>
      <w:r>
        <w:t xml:space="preserve"> une image : </w:t>
      </w:r>
      <w:proofErr w:type="spellStart"/>
      <w:proofErr w:type="gramStart"/>
      <w:r>
        <w:rPr>
          <w:b/>
        </w:rPr>
        <w:t>drawImage</w:t>
      </w:r>
      <w:proofErr w:type="spellEnd"/>
      <w:r>
        <w:t>(</w:t>
      </w:r>
      <w:proofErr w:type="gramEnd"/>
      <w:r>
        <w:t xml:space="preserve">image, x, y,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) </w:t>
      </w:r>
    </w:p>
    <w:p w14:paraId="106835E1" w14:textId="77777777" w:rsidR="00E879D8" w:rsidRDefault="00000000">
      <w:pPr>
        <w:numPr>
          <w:ilvl w:val="0"/>
          <w:numId w:val="113"/>
        </w:numPr>
      </w:pPr>
      <w:proofErr w:type="gramStart"/>
      <w:r>
        <w:t>dessiner</w:t>
      </w:r>
      <w:proofErr w:type="gramEnd"/>
      <w:r>
        <w:t xml:space="preserve"> du texte : </w:t>
      </w:r>
      <w:proofErr w:type="spellStart"/>
      <w:proofErr w:type="gramStart"/>
      <w:r>
        <w:rPr>
          <w:b/>
        </w:rPr>
        <w:t>strokeText</w:t>
      </w:r>
      <w:proofErr w:type="spellEnd"/>
      <w:r>
        <w:t>(</w:t>
      </w:r>
      <w:proofErr w:type="gramEnd"/>
      <w:r>
        <w:t>x1, y1, x2, y2)</w:t>
      </w:r>
    </w:p>
    <w:p w14:paraId="08E7B80E" w14:textId="77777777" w:rsidR="00E879D8" w:rsidRDefault="00000000">
      <w:pPr>
        <w:ind w:left="720"/>
      </w:pPr>
      <w:proofErr w:type="gramStart"/>
      <w:r>
        <w:t>attention</w:t>
      </w:r>
      <w:proofErr w:type="gramEnd"/>
      <w:r>
        <w:t xml:space="preserve"> : il ne s’agit pas d’un Label mais bien d’un dessin ! </w:t>
      </w:r>
    </w:p>
    <w:p w14:paraId="3C8CB738" w14:textId="77777777" w:rsidR="00E879D8" w:rsidRDefault="00000000">
      <w:pPr>
        <w:ind w:left="720"/>
      </w:pPr>
      <w:proofErr w:type="gramStart"/>
      <w:r>
        <w:t>on</w:t>
      </w:r>
      <w:proofErr w:type="gramEnd"/>
      <w:r>
        <w:t xml:space="preserve"> peut changer la police de caractères avec </w:t>
      </w:r>
      <w:proofErr w:type="spellStart"/>
      <w:r>
        <w:rPr>
          <w:b/>
        </w:rPr>
        <w:t>setFont</w:t>
      </w:r>
      <w:proofErr w:type="spellEnd"/>
      <w:r>
        <w:t xml:space="preserve">(font) </w:t>
      </w:r>
    </w:p>
    <w:p w14:paraId="7D5DB9C7" w14:textId="77777777" w:rsidR="00E879D8" w:rsidRDefault="00E879D8"/>
    <w:p w14:paraId="0FAD10B7" w14:textId="77777777" w:rsidR="00E879D8" w:rsidRDefault="00000000">
      <w:r>
        <w:t xml:space="preserve">Une couleur est définie pour les opérations de type </w:t>
      </w:r>
      <w:r>
        <w:rPr>
          <w:b/>
        </w:rPr>
        <w:t xml:space="preserve">stroke </w:t>
      </w:r>
      <w:r>
        <w:t xml:space="preserve">et une autre couleur est définie pour les opérations de type </w:t>
      </w:r>
      <w:proofErr w:type="spellStart"/>
      <w:r>
        <w:rPr>
          <w:b/>
        </w:rPr>
        <w:t>fill</w:t>
      </w:r>
      <w:proofErr w:type="spellEnd"/>
      <w:r>
        <w:rPr>
          <w:b/>
        </w:rPr>
        <w:t xml:space="preserve"> </w:t>
      </w:r>
      <w:r>
        <w:t xml:space="preserve">: </w:t>
      </w:r>
    </w:p>
    <w:p w14:paraId="7D66F50C" w14:textId="77777777" w:rsidR="00E879D8" w:rsidRDefault="00000000">
      <w:pPr>
        <w:numPr>
          <w:ilvl w:val="0"/>
          <w:numId w:val="116"/>
        </w:numPr>
      </w:pPr>
      <w:proofErr w:type="spellStart"/>
      <w:proofErr w:type="gramStart"/>
      <w:r>
        <w:rPr>
          <w:b/>
        </w:rPr>
        <w:t>setStroke</w:t>
      </w:r>
      <w:proofErr w:type="spellEnd"/>
      <w:proofErr w:type="gramEnd"/>
      <w:r>
        <w:t xml:space="preserve">(couleur) : change la couleur pour les opérations de type </w:t>
      </w:r>
      <w:r>
        <w:rPr>
          <w:b/>
        </w:rPr>
        <w:t xml:space="preserve">stroke </w:t>
      </w:r>
    </w:p>
    <w:p w14:paraId="71D3D2E1" w14:textId="77777777" w:rsidR="00E879D8" w:rsidRDefault="00000000">
      <w:pPr>
        <w:numPr>
          <w:ilvl w:val="0"/>
          <w:numId w:val="116"/>
        </w:numPr>
      </w:pPr>
      <w:proofErr w:type="spellStart"/>
      <w:proofErr w:type="gramStart"/>
      <w:r>
        <w:rPr>
          <w:b/>
        </w:rPr>
        <w:t>setFill</w:t>
      </w:r>
      <w:proofErr w:type="spellEnd"/>
      <w:proofErr w:type="gramEnd"/>
      <w:r>
        <w:t xml:space="preserve">(couleur) : change la couleur pour les opérations de type </w:t>
      </w:r>
      <w:proofErr w:type="spellStart"/>
      <w:r>
        <w:rPr>
          <w:b/>
        </w:rPr>
        <w:t>fill</w:t>
      </w:r>
      <w:proofErr w:type="spellEnd"/>
      <w:r>
        <w:rPr>
          <w:b/>
        </w:rPr>
        <w:t xml:space="preserve"> </w:t>
      </w:r>
    </w:p>
    <w:p w14:paraId="664DF5F3" w14:textId="77777777" w:rsidR="00E879D8" w:rsidRDefault="00000000">
      <w:pPr>
        <w:pStyle w:val="Titre2"/>
        <w:rPr>
          <w:b/>
        </w:rPr>
      </w:pPr>
      <w:bookmarkStart w:id="82" w:name="_c9zgacqnio15" w:colFirst="0" w:colLast="0"/>
      <w:bookmarkEnd w:id="82"/>
      <w:proofErr w:type="gramStart"/>
      <w:r>
        <w:rPr>
          <w:b/>
        </w:rPr>
        <w:t>Canvas:</w:t>
      </w:r>
      <w:proofErr w:type="gramEnd"/>
      <w:r>
        <w:rPr>
          <w:b/>
        </w:rPr>
        <w:t xml:space="preserve"> Exemple</w:t>
      </w:r>
      <w:r>
        <w:rPr>
          <w:noProof/>
        </w:rPr>
        <w:drawing>
          <wp:anchor distT="114300" distB="114300" distL="114300" distR="114300" simplePos="0" relativeHeight="251672576" behindDoc="0" locked="0" layoutInCell="1" hidden="0" allowOverlap="1" wp14:anchorId="078528A8" wp14:editId="1A75685C">
            <wp:simplePos x="0" y="0"/>
            <wp:positionH relativeFrom="column">
              <wp:posOffset>1</wp:posOffset>
            </wp:positionH>
            <wp:positionV relativeFrom="paragraph">
              <wp:posOffset>556556</wp:posOffset>
            </wp:positionV>
            <wp:extent cx="4338638" cy="2586694"/>
            <wp:effectExtent l="0" t="0" r="0" b="0"/>
            <wp:wrapNone/>
            <wp:docPr id="101" name="image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586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E160FD" w14:textId="77777777" w:rsidR="00E879D8" w:rsidRDefault="00E879D8"/>
    <w:p w14:paraId="7C52B175" w14:textId="77777777" w:rsidR="00E879D8" w:rsidRDefault="00E879D8"/>
    <w:p w14:paraId="0B6ED6C2" w14:textId="77777777" w:rsidR="00E879D8" w:rsidRDefault="00E879D8"/>
    <w:p w14:paraId="363190B1" w14:textId="77777777" w:rsidR="00E879D8" w:rsidRDefault="00E879D8"/>
    <w:p w14:paraId="2688A354" w14:textId="77777777" w:rsidR="00E879D8" w:rsidRDefault="00E879D8"/>
    <w:p w14:paraId="62EE9CDD" w14:textId="77777777" w:rsidR="00E879D8" w:rsidRDefault="00E879D8"/>
    <w:p w14:paraId="7704B1D5" w14:textId="77777777" w:rsidR="00E879D8" w:rsidRDefault="00E879D8"/>
    <w:p w14:paraId="0A2739A2" w14:textId="77777777" w:rsidR="00E879D8" w:rsidRDefault="00E879D8"/>
    <w:p w14:paraId="1DDABC11" w14:textId="77777777" w:rsidR="00E879D8" w:rsidRDefault="00000000">
      <w:pPr>
        <w:pStyle w:val="Titre2"/>
        <w:rPr>
          <w:b/>
        </w:rPr>
      </w:pPr>
      <w:bookmarkStart w:id="83" w:name="_xvdaqdu99l0y" w:colFirst="0" w:colLast="0"/>
      <w:bookmarkEnd w:id="83"/>
      <w:proofErr w:type="gramStart"/>
      <w:r>
        <w:rPr>
          <w:b/>
        </w:rPr>
        <w:lastRenderedPageBreak/>
        <w:t>Canvas:</w:t>
      </w:r>
      <w:proofErr w:type="gramEnd"/>
      <w:r>
        <w:rPr>
          <w:b/>
        </w:rPr>
        <w:t xml:space="preserve"> Exemple bis</w:t>
      </w:r>
      <w:r>
        <w:rPr>
          <w:noProof/>
        </w:rPr>
        <w:drawing>
          <wp:anchor distT="114300" distB="114300" distL="114300" distR="114300" simplePos="0" relativeHeight="251673600" behindDoc="0" locked="0" layoutInCell="1" hidden="0" allowOverlap="1" wp14:anchorId="25315529" wp14:editId="709CC129">
            <wp:simplePos x="0" y="0"/>
            <wp:positionH relativeFrom="column">
              <wp:posOffset>19051</wp:posOffset>
            </wp:positionH>
            <wp:positionV relativeFrom="paragraph">
              <wp:posOffset>428625</wp:posOffset>
            </wp:positionV>
            <wp:extent cx="4983897" cy="2309813"/>
            <wp:effectExtent l="0" t="0" r="0" b="0"/>
            <wp:wrapNone/>
            <wp:docPr id="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3897" cy="2309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6DA533" w14:textId="77777777" w:rsidR="00E879D8" w:rsidRDefault="00E879D8"/>
    <w:p w14:paraId="68678B3D" w14:textId="77777777" w:rsidR="00E879D8" w:rsidRDefault="00E879D8"/>
    <w:p w14:paraId="67558AC9" w14:textId="77777777" w:rsidR="00E879D8" w:rsidRDefault="00E879D8"/>
    <w:p w14:paraId="57BA22E0" w14:textId="77777777" w:rsidR="00E879D8" w:rsidRDefault="00E879D8"/>
    <w:p w14:paraId="1AD8CDC2" w14:textId="77777777" w:rsidR="00E879D8" w:rsidRDefault="00E879D8"/>
    <w:p w14:paraId="0A5A51EA" w14:textId="77777777" w:rsidR="00E879D8" w:rsidRDefault="00E879D8"/>
    <w:p w14:paraId="46052798" w14:textId="77777777" w:rsidR="00E879D8" w:rsidRDefault="00E879D8"/>
    <w:p w14:paraId="4ECCC4CA" w14:textId="77777777" w:rsidR="00E879D8" w:rsidRDefault="00E879D8"/>
    <w:p w14:paraId="20A659AB" w14:textId="77777777" w:rsidR="00E879D8" w:rsidRDefault="00E879D8"/>
    <w:p w14:paraId="28CAB842" w14:textId="77777777" w:rsidR="00E879D8" w:rsidRDefault="00E879D8"/>
    <w:p w14:paraId="040B8C3B" w14:textId="77777777" w:rsidR="00E879D8" w:rsidRDefault="00E879D8"/>
    <w:p w14:paraId="4A0F5527" w14:textId="77777777" w:rsidR="00E879D8" w:rsidRDefault="00E879D8"/>
    <w:p w14:paraId="494288F7" w14:textId="77777777" w:rsidR="00E879D8" w:rsidRDefault="00E879D8"/>
    <w:p w14:paraId="188D56BB" w14:textId="77777777" w:rsidR="00E879D8" w:rsidRDefault="00E879D8"/>
    <w:p w14:paraId="01450619" w14:textId="77777777" w:rsidR="00E879D8" w:rsidRDefault="00E879D8">
      <w:hyperlink r:id="rId53">
        <w:r>
          <w:rPr>
            <w:color w:val="1155CC"/>
            <w:u w:val="single"/>
          </w:rPr>
          <w:t xml:space="preserve">Utilisation de Canvas | Tutoriels et documentation 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2 (oracle.com)</w:t>
        </w:r>
      </w:hyperlink>
    </w:p>
    <w:p w14:paraId="5007AF78" w14:textId="77777777" w:rsidR="00E879D8" w:rsidRDefault="00000000">
      <w:pPr>
        <w:pStyle w:val="Titre2"/>
        <w:rPr>
          <w:b/>
        </w:rPr>
      </w:pPr>
      <w:bookmarkStart w:id="84" w:name="_xki79kpnlyll" w:colFirst="0" w:colLast="0"/>
      <w:bookmarkEnd w:id="84"/>
      <w:r>
        <w:rPr>
          <w:b/>
        </w:rPr>
        <w:t>Les menus</w:t>
      </w:r>
      <w:r>
        <w:rPr>
          <w:noProof/>
        </w:rPr>
        <w:drawing>
          <wp:anchor distT="114300" distB="114300" distL="114300" distR="114300" simplePos="0" relativeHeight="251674624" behindDoc="0" locked="0" layoutInCell="1" hidden="0" allowOverlap="1" wp14:anchorId="48AB35BC" wp14:editId="6B39403D">
            <wp:simplePos x="0" y="0"/>
            <wp:positionH relativeFrom="column">
              <wp:posOffset>19051</wp:posOffset>
            </wp:positionH>
            <wp:positionV relativeFrom="paragraph">
              <wp:posOffset>685136</wp:posOffset>
            </wp:positionV>
            <wp:extent cx="3025127" cy="2812838"/>
            <wp:effectExtent l="0" t="0" r="0" b="0"/>
            <wp:wrapNone/>
            <wp:docPr id="79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5127" cy="2812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E365E3" w14:textId="77777777" w:rsidR="00E879D8" w:rsidRDefault="00E879D8"/>
    <w:p w14:paraId="1BC88BDC" w14:textId="77777777" w:rsidR="00E879D8" w:rsidRDefault="00E879D8"/>
    <w:p w14:paraId="77AA3AF4" w14:textId="77777777" w:rsidR="00E879D8" w:rsidRDefault="00E879D8"/>
    <w:p w14:paraId="58A4A025" w14:textId="77777777" w:rsidR="00E879D8" w:rsidRDefault="00E879D8"/>
    <w:p w14:paraId="3EA08EDF" w14:textId="77777777" w:rsidR="00E879D8" w:rsidRDefault="00E879D8"/>
    <w:p w14:paraId="3095DC47" w14:textId="77777777" w:rsidR="00E879D8" w:rsidRDefault="00E879D8"/>
    <w:p w14:paraId="00304C6A" w14:textId="77777777" w:rsidR="00E879D8" w:rsidRDefault="00E879D8"/>
    <w:p w14:paraId="57F02FF6" w14:textId="77777777" w:rsidR="00E879D8" w:rsidRDefault="00E879D8"/>
    <w:p w14:paraId="346CC5B7" w14:textId="77777777" w:rsidR="00E879D8" w:rsidRDefault="00E879D8"/>
    <w:p w14:paraId="4BE9BB12" w14:textId="77777777" w:rsidR="00E879D8" w:rsidRDefault="00E879D8"/>
    <w:p w14:paraId="60BA8737" w14:textId="77777777" w:rsidR="00E879D8" w:rsidRDefault="00E879D8"/>
    <w:p w14:paraId="6EE23579" w14:textId="77777777" w:rsidR="00E879D8" w:rsidRDefault="00E879D8"/>
    <w:p w14:paraId="772A63C1" w14:textId="77777777" w:rsidR="00E879D8" w:rsidRDefault="00E879D8"/>
    <w:p w14:paraId="3041EC9C" w14:textId="77777777" w:rsidR="00E879D8" w:rsidRDefault="00E879D8"/>
    <w:p w14:paraId="6C1EDC22" w14:textId="77777777" w:rsidR="00E879D8" w:rsidRDefault="00E879D8"/>
    <w:p w14:paraId="76EFFEC8" w14:textId="77777777" w:rsidR="00E879D8" w:rsidRDefault="00E879D8"/>
    <w:p w14:paraId="700E375D" w14:textId="77777777" w:rsidR="00E879D8" w:rsidRDefault="00000000">
      <w:pPr>
        <w:pStyle w:val="Titre2"/>
        <w:rPr>
          <w:b/>
        </w:rPr>
      </w:pPr>
      <w:bookmarkStart w:id="85" w:name="_cucs8yhzlldb" w:colFirst="0" w:colLast="0"/>
      <w:bookmarkEnd w:id="85"/>
      <w:r>
        <w:rPr>
          <w:b/>
        </w:rPr>
        <w:t>Les menus</w:t>
      </w:r>
    </w:p>
    <w:p w14:paraId="6C6EDC99" w14:textId="77777777" w:rsidR="00E879D8" w:rsidRDefault="00000000">
      <w:pPr>
        <w:rPr>
          <w:b/>
        </w:rPr>
      </w:pPr>
      <w:r>
        <w:rPr>
          <w:b/>
        </w:rPr>
        <w:t>On peut créer une barre de menu à l’aide des classes suivantes :</w:t>
      </w:r>
    </w:p>
    <w:p w14:paraId="7411D67C" w14:textId="77777777" w:rsidR="00E879D8" w:rsidRDefault="00000000">
      <w:proofErr w:type="spellStart"/>
      <w:r>
        <w:rPr>
          <w:b/>
        </w:rPr>
        <w:t>MenuBar</w:t>
      </w:r>
      <w:proofErr w:type="spellEnd"/>
      <w:r>
        <w:rPr>
          <w:b/>
        </w:rPr>
        <w:t xml:space="preserve"> </w:t>
      </w:r>
      <w:r>
        <w:t xml:space="preserve">ou </w:t>
      </w:r>
      <w:proofErr w:type="spellStart"/>
      <w:r>
        <w:rPr>
          <w:b/>
        </w:rPr>
        <w:t>ContextMenu</w:t>
      </w:r>
      <w:proofErr w:type="spellEnd"/>
      <w:r>
        <w:rPr>
          <w:b/>
        </w:rPr>
        <w:t xml:space="preserve"> </w:t>
      </w:r>
      <w:r>
        <w:t>(menu contextuel)</w:t>
      </w:r>
    </w:p>
    <w:p w14:paraId="6B5E4B74" w14:textId="77777777" w:rsidR="00E879D8" w:rsidRDefault="00000000">
      <w:pPr>
        <w:numPr>
          <w:ilvl w:val="0"/>
          <w:numId w:val="7"/>
        </w:numPr>
        <w:rPr>
          <w:b/>
        </w:rPr>
      </w:pPr>
      <w:r>
        <w:rPr>
          <w:b/>
        </w:rPr>
        <w:t>Menu</w:t>
      </w:r>
    </w:p>
    <w:p w14:paraId="1B819D73" w14:textId="77777777" w:rsidR="00E879D8" w:rsidRDefault="00000000">
      <w:pPr>
        <w:numPr>
          <w:ilvl w:val="1"/>
          <w:numId w:val="7"/>
        </w:numPr>
        <w:rPr>
          <w:b/>
        </w:rPr>
      </w:pPr>
      <w:proofErr w:type="spellStart"/>
      <w:r>
        <w:rPr>
          <w:b/>
        </w:rPr>
        <w:t>MenuItem</w:t>
      </w:r>
      <w:proofErr w:type="spellEnd"/>
    </w:p>
    <w:p w14:paraId="56820570" w14:textId="77777777" w:rsidR="00E879D8" w:rsidRDefault="00000000">
      <w:pPr>
        <w:numPr>
          <w:ilvl w:val="1"/>
          <w:numId w:val="7"/>
        </w:numPr>
        <w:rPr>
          <w:b/>
        </w:rPr>
      </w:pPr>
      <w:proofErr w:type="spellStart"/>
      <w:r>
        <w:rPr>
          <w:b/>
        </w:rPr>
        <w:t>CheckMenuItem</w:t>
      </w:r>
      <w:proofErr w:type="spellEnd"/>
    </w:p>
    <w:p w14:paraId="55179086" w14:textId="77777777" w:rsidR="00E879D8" w:rsidRDefault="00000000">
      <w:pPr>
        <w:numPr>
          <w:ilvl w:val="1"/>
          <w:numId w:val="7"/>
        </w:numPr>
        <w:rPr>
          <w:b/>
        </w:rPr>
      </w:pPr>
      <w:proofErr w:type="spellStart"/>
      <w:r>
        <w:rPr>
          <w:b/>
        </w:rPr>
        <w:t>RadioMenuItem</w:t>
      </w:r>
      <w:proofErr w:type="spellEnd"/>
    </w:p>
    <w:p w14:paraId="041041AB" w14:textId="77777777" w:rsidR="00E879D8" w:rsidRDefault="00000000">
      <w:pPr>
        <w:numPr>
          <w:ilvl w:val="1"/>
          <w:numId w:val="7"/>
        </w:numPr>
        <w:rPr>
          <w:b/>
        </w:rPr>
      </w:pPr>
      <w:proofErr w:type="spellStart"/>
      <w:r>
        <w:rPr>
          <w:b/>
        </w:rPr>
        <w:t>CustomMenuItem</w:t>
      </w:r>
      <w:proofErr w:type="spellEnd"/>
    </w:p>
    <w:p w14:paraId="7EB4008E" w14:textId="77777777" w:rsidR="00E879D8" w:rsidRDefault="00000000">
      <w:pPr>
        <w:numPr>
          <w:ilvl w:val="2"/>
          <w:numId w:val="7"/>
        </w:numPr>
        <w:rPr>
          <w:b/>
        </w:rPr>
      </w:pPr>
      <w:proofErr w:type="spellStart"/>
      <w:r>
        <w:rPr>
          <w:b/>
        </w:rPr>
        <w:t>SeparatorMenuItem</w:t>
      </w:r>
      <w:proofErr w:type="spellEnd"/>
    </w:p>
    <w:p w14:paraId="5A8633B5" w14:textId="77777777" w:rsidR="00E879D8" w:rsidRDefault="00E879D8"/>
    <w:p w14:paraId="697A84C9" w14:textId="77777777" w:rsidR="00E879D8" w:rsidRDefault="00E879D8">
      <w:hyperlink r:id="rId55">
        <w:r>
          <w:rPr>
            <w:color w:val="1155CC"/>
            <w:u w:val="single"/>
          </w:rPr>
          <w:t>24 Menu (Version 8) (oracle.com)</w:t>
        </w:r>
      </w:hyperlink>
    </w:p>
    <w:p w14:paraId="1C4511A7" w14:textId="77777777" w:rsidR="00E879D8" w:rsidRDefault="00E879D8"/>
    <w:p w14:paraId="20C2E619" w14:textId="77777777" w:rsidR="00E879D8" w:rsidRDefault="00000000">
      <w:pPr>
        <w:pStyle w:val="Titre2"/>
        <w:rPr>
          <w:b/>
        </w:rPr>
      </w:pPr>
      <w:bookmarkStart w:id="86" w:name="_v7tet6k229zc" w:colFirst="0" w:colLast="0"/>
      <w:bookmarkEnd w:id="86"/>
      <w:r>
        <w:rPr>
          <w:b/>
        </w:rPr>
        <w:t>Créer une barre de menu</w:t>
      </w:r>
    </w:p>
    <w:p w14:paraId="700209EC" w14:textId="77777777" w:rsidR="00E879D8" w:rsidRDefault="00000000">
      <w:r>
        <w:t xml:space="preserve">A la racine, vous aurez : </w:t>
      </w:r>
    </w:p>
    <w:p w14:paraId="19438F75" w14:textId="77777777" w:rsidR="00E879D8" w:rsidRDefault="00000000">
      <w:pPr>
        <w:numPr>
          <w:ilvl w:val="0"/>
          <w:numId w:val="48"/>
        </w:numPr>
      </w:pPr>
      <w:proofErr w:type="gramStart"/>
      <w:r>
        <w:t>soit</w:t>
      </w:r>
      <w:proofErr w:type="gramEnd"/>
      <w:r>
        <w:t xml:space="preserve"> un </w:t>
      </w:r>
      <w:proofErr w:type="spellStart"/>
      <w:r>
        <w:rPr>
          <w:b/>
        </w:rPr>
        <w:t>MenuBar</w:t>
      </w:r>
      <w:proofErr w:type="spellEnd"/>
      <w:r>
        <w:rPr>
          <w:b/>
        </w:rPr>
        <w:t xml:space="preserve"> </w:t>
      </w:r>
      <w:r>
        <w:t xml:space="preserve">(une barre de menu) </w:t>
      </w:r>
    </w:p>
    <w:p w14:paraId="4FE3448F" w14:textId="77777777" w:rsidR="00E879D8" w:rsidRDefault="00000000">
      <w:pPr>
        <w:numPr>
          <w:ilvl w:val="0"/>
          <w:numId w:val="48"/>
        </w:numPr>
      </w:pPr>
      <w:proofErr w:type="gramStart"/>
      <w:r>
        <w:t>soit</w:t>
      </w:r>
      <w:proofErr w:type="gramEnd"/>
      <w:r>
        <w:t xml:space="preserve"> un </w:t>
      </w:r>
      <w:proofErr w:type="spellStart"/>
      <w:r>
        <w:rPr>
          <w:b/>
        </w:rPr>
        <w:t>ContextMenu</w:t>
      </w:r>
      <w:proofErr w:type="spellEnd"/>
      <w:r>
        <w:rPr>
          <w:b/>
        </w:rPr>
        <w:t xml:space="preserve"> </w:t>
      </w:r>
      <w:r>
        <w:t xml:space="preserve">(un menu contextuel) </w:t>
      </w:r>
    </w:p>
    <w:p w14:paraId="5CC9FF9C" w14:textId="77777777" w:rsidR="00E879D8" w:rsidRDefault="00000000">
      <w:r>
        <w:t xml:space="preserve">Ce composant contient l’ensemble du menu, et devra être placé dans un containeur (un </w:t>
      </w:r>
      <w:proofErr w:type="spellStart"/>
      <w:r>
        <w:t>Layout</w:t>
      </w:r>
      <w:proofErr w:type="spellEnd"/>
      <w:r>
        <w:t xml:space="preserve"> Pane) </w:t>
      </w:r>
    </w:p>
    <w:p w14:paraId="4C5FDF75" w14:textId="77777777" w:rsidR="00E879D8" w:rsidRDefault="00000000">
      <w:r>
        <w:t>Il contient des objets Menu (c’est-à-dire les gros titres)</w:t>
      </w:r>
      <w:r>
        <w:rPr>
          <w:noProof/>
        </w:rPr>
        <w:drawing>
          <wp:anchor distT="114300" distB="114300" distL="114300" distR="114300" simplePos="0" relativeHeight="251675648" behindDoc="0" locked="0" layoutInCell="1" hidden="0" allowOverlap="1" wp14:anchorId="0E62674A" wp14:editId="7021308F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557838" cy="1726438"/>
            <wp:effectExtent l="0" t="0" r="0" b="0"/>
            <wp:wrapNone/>
            <wp:docPr id="4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1726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0C78E7" w14:textId="77777777" w:rsidR="00E879D8" w:rsidRDefault="00E879D8"/>
    <w:p w14:paraId="1A86F0E4" w14:textId="77777777" w:rsidR="00E879D8" w:rsidRDefault="00E879D8"/>
    <w:p w14:paraId="45D40C6E" w14:textId="77777777" w:rsidR="00E879D8" w:rsidRDefault="00E879D8"/>
    <w:p w14:paraId="72EDBB3D" w14:textId="77777777" w:rsidR="00E879D8" w:rsidRDefault="00E879D8"/>
    <w:p w14:paraId="253506DA" w14:textId="77777777" w:rsidR="00E879D8" w:rsidRDefault="00E879D8"/>
    <w:p w14:paraId="7E549E0D" w14:textId="77777777" w:rsidR="00E879D8" w:rsidRDefault="00E879D8"/>
    <w:p w14:paraId="0F405628" w14:textId="77777777" w:rsidR="00E879D8" w:rsidRDefault="00E879D8"/>
    <w:p w14:paraId="3235F2B5" w14:textId="77777777" w:rsidR="00E879D8" w:rsidRDefault="00E879D8"/>
    <w:p w14:paraId="5AACC9BE" w14:textId="77777777" w:rsidR="00E879D8" w:rsidRDefault="00E879D8"/>
    <w:p w14:paraId="31C45C82" w14:textId="77777777" w:rsidR="00E879D8" w:rsidRDefault="00E879D8"/>
    <w:p w14:paraId="551DC2F0" w14:textId="77777777" w:rsidR="00E879D8" w:rsidRDefault="00E879D8"/>
    <w:p w14:paraId="71CC579D" w14:textId="77777777" w:rsidR="00E879D8" w:rsidRDefault="00000000">
      <w:pPr>
        <w:pStyle w:val="Titre2"/>
        <w:rPr>
          <w:b/>
        </w:rPr>
      </w:pPr>
      <w:bookmarkStart w:id="87" w:name="_85x7xq50ypxr" w:colFirst="0" w:colLast="0"/>
      <w:bookmarkEnd w:id="87"/>
      <w:r>
        <w:rPr>
          <w:b/>
        </w:rPr>
        <w:t>Insérer des éléments</w:t>
      </w:r>
    </w:p>
    <w:p w14:paraId="474A077D" w14:textId="77777777" w:rsidR="00E879D8" w:rsidRDefault="00000000">
      <w:r>
        <w:t xml:space="preserve">Chaque objet </w:t>
      </w:r>
      <w:r>
        <w:rPr>
          <w:b/>
        </w:rPr>
        <w:t xml:space="preserve">Menu </w:t>
      </w:r>
      <w:r>
        <w:t>est lui-même un containeur d’items, il peut contenir différents éléments :</w:t>
      </w:r>
    </w:p>
    <w:p w14:paraId="7E0E1E26" w14:textId="77777777" w:rsidR="00E879D8" w:rsidRDefault="00000000">
      <w:pPr>
        <w:numPr>
          <w:ilvl w:val="0"/>
          <w:numId w:val="120"/>
        </w:numPr>
      </w:pPr>
      <w:proofErr w:type="gramStart"/>
      <w:r>
        <w:t>un</w:t>
      </w:r>
      <w:proofErr w:type="gramEnd"/>
      <w:r>
        <w:t xml:space="preserve"> menu imbriqué (ou sous-menu) : </w:t>
      </w:r>
      <w:r>
        <w:rPr>
          <w:b/>
        </w:rPr>
        <w:t>Menu</w:t>
      </w:r>
    </w:p>
    <w:p w14:paraId="7EA78C8A" w14:textId="77777777" w:rsidR="00E879D8" w:rsidRDefault="00000000">
      <w:pPr>
        <w:numPr>
          <w:ilvl w:val="0"/>
          <w:numId w:val="120"/>
        </w:numPr>
      </w:pPr>
      <w:proofErr w:type="gramStart"/>
      <w:r>
        <w:t>une</w:t>
      </w:r>
      <w:proofErr w:type="gramEnd"/>
      <w:r>
        <w:t xml:space="preserve"> option dans le menu : </w:t>
      </w:r>
      <w:proofErr w:type="spellStart"/>
      <w:r>
        <w:rPr>
          <w:b/>
        </w:rPr>
        <w:t>MenuItem</w:t>
      </w:r>
      <w:proofErr w:type="spellEnd"/>
    </w:p>
    <w:p w14:paraId="7CC78A55" w14:textId="77777777" w:rsidR="00E879D8" w:rsidRDefault="00000000">
      <w:pPr>
        <w:numPr>
          <w:ilvl w:val="0"/>
          <w:numId w:val="120"/>
        </w:numPr>
      </w:pPr>
      <w:proofErr w:type="gramStart"/>
      <w:r>
        <w:t>une</w:t>
      </w:r>
      <w:proofErr w:type="gramEnd"/>
      <w:r>
        <w:t xml:space="preserve"> option spécialisée : </w:t>
      </w:r>
    </w:p>
    <w:p w14:paraId="0E12D6FE" w14:textId="77777777" w:rsidR="00E879D8" w:rsidRDefault="00000000">
      <w:pPr>
        <w:numPr>
          <w:ilvl w:val="1"/>
          <w:numId w:val="120"/>
        </w:numPr>
      </w:pPr>
      <w:proofErr w:type="spellStart"/>
      <w:r>
        <w:rPr>
          <w:b/>
        </w:rPr>
        <w:t>CheckMenuItem</w:t>
      </w:r>
      <w:proofErr w:type="spellEnd"/>
      <w:r>
        <w:rPr>
          <w:b/>
        </w:rPr>
        <w:t xml:space="preserve"> </w:t>
      </w:r>
      <w:r>
        <w:t xml:space="preserve">: option à cocher </w:t>
      </w:r>
    </w:p>
    <w:p w14:paraId="03CE8859" w14:textId="77777777" w:rsidR="00E879D8" w:rsidRDefault="00000000">
      <w:pPr>
        <w:numPr>
          <w:ilvl w:val="1"/>
          <w:numId w:val="120"/>
        </w:numPr>
      </w:pPr>
      <w:proofErr w:type="spellStart"/>
      <w:r>
        <w:rPr>
          <w:b/>
        </w:rPr>
        <w:t>RadioMenuItem</w:t>
      </w:r>
      <w:proofErr w:type="spellEnd"/>
      <w:r>
        <w:rPr>
          <w:b/>
        </w:rPr>
        <w:t xml:space="preserve"> </w:t>
      </w:r>
      <w:r>
        <w:t xml:space="preserve">: choix entre plusieurs options (d’un </w:t>
      </w:r>
      <w:proofErr w:type="spellStart"/>
      <w:r>
        <w:rPr>
          <w:b/>
        </w:rPr>
        <w:t>ToggleGroup</w:t>
      </w:r>
      <w:proofErr w:type="spellEnd"/>
      <w:r>
        <w:t xml:space="preserve">) </w:t>
      </w:r>
    </w:p>
    <w:p w14:paraId="2551690B" w14:textId="77777777" w:rsidR="00E879D8" w:rsidRDefault="00000000">
      <w:pPr>
        <w:numPr>
          <w:ilvl w:val="1"/>
          <w:numId w:val="120"/>
        </w:numPr>
      </w:pPr>
      <w:proofErr w:type="spellStart"/>
      <w:r>
        <w:rPr>
          <w:b/>
        </w:rPr>
        <w:t>CustomMenuItem</w:t>
      </w:r>
      <w:proofErr w:type="spellEnd"/>
      <w:r>
        <w:rPr>
          <w:b/>
        </w:rPr>
        <w:t xml:space="preserve"> </w:t>
      </w:r>
      <w:r>
        <w:t xml:space="preserve">: composant personnalisé, il peut encapsuler n’importe quel nœud et le proposer en tant qu’option de menu </w:t>
      </w:r>
    </w:p>
    <w:p w14:paraId="3F379301" w14:textId="77777777" w:rsidR="00E879D8" w:rsidRDefault="00000000">
      <w:pPr>
        <w:numPr>
          <w:ilvl w:val="1"/>
          <w:numId w:val="120"/>
        </w:numPr>
      </w:pPr>
      <w:proofErr w:type="spellStart"/>
      <w:r>
        <w:rPr>
          <w:b/>
        </w:rPr>
        <w:t>SeparatorMenuItem</w:t>
      </w:r>
      <w:proofErr w:type="spellEnd"/>
      <w:r>
        <w:rPr>
          <w:b/>
        </w:rPr>
        <w:t xml:space="preserve"> </w:t>
      </w:r>
      <w:r>
        <w:t xml:space="preserve">(hérite de </w:t>
      </w:r>
      <w:proofErr w:type="spellStart"/>
      <w:r>
        <w:t>CustomMenuItem</w:t>
      </w:r>
      <w:proofErr w:type="spellEnd"/>
      <w:r>
        <w:t>) : séparateur</w:t>
      </w:r>
      <w:r>
        <w:rPr>
          <w:noProof/>
        </w:rPr>
        <w:drawing>
          <wp:anchor distT="114300" distB="114300" distL="114300" distR="114300" simplePos="0" relativeHeight="251676672" behindDoc="0" locked="0" layoutInCell="1" hidden="0" allowOverlap="1" wp14:anchorId="4450E45F" wp14:editId="6E55E541">
            <wp:simplePos x="0" y="0"/>
            <wp:positionH relativeFrom="column">
              <wp:posOffset>-358611</wp:posOffset>
            </wp:positionH>
            <wp:positionV relativeFrom="paragraph">
              <wp:posOffset>277988</wp:posOffset>
            </wp:positionV>
            <wp:extent cx="6451800" cy="1318225"/>
            <wp:effectExtent l="0" t="0" r="0" b="0"/>
            <wp:wrapNone/>
            <wp:docPr id="113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1800" cy="131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0F5631" w14:textId="77777777" w:rsidR="00E879D8" w:rsidRDefault="00E879D8"/>
    <w:p w14:paraId="316A84EC" w14:textId="77777777" w:rsidR="00E879D8" w:rsidRDefault="00E879D8"/>
    <w:p w14:paraId="5E7A1385" w14:textId="77777777" w:rsidR="00E879D8" w:rsidRDefault="00E879D8"/>
    <w:p w14:paraId="0C4BC197" w14:textId="77777777" w:rsidR="00E879D8" w:rsidRDefault="00E879D8"/>
    <w:p w14:paraId="514E8363" w14:textId="77777777" w:rsidR="00E879D8" w:rsidRDefault="00E879D8"/>
    <w:p w14:paraId="4C135C62" w14:textId="77777777" w:rsidR="00E879D8" w:rsidRDefault="00E879D8"/>
    <w:p w14:paraId="1DCBF944" w14:textId="77777777" w:rsidR="00E879D8" w:rsidRDefault="00E879D8"/>
    <w:p w14:paraId="35265B21" w14:textId="77777777" w:rsidR="00E879D8" w:rsidRDefault="00000000">
      <w:pPr>
        <w:pStyle w:val="Titre1"/>
        <w:rPr>
          <w:b/>
        </w:rPr>
      </w:pPr>
      <w:bookmarkStart w:id="88" w:name="_xrs9jlb0scv6" w:colFirst="0" w:colLast="0"/>
      <w:bookmarkEnd w:id="88"/>
      <w:r>
        <w:rPr>
          <w:b/>
        </w:rPr>
        <w:t>Manipuler les éléments</w:t>
      </w:r>
    </w:p>
    <w:p w14:paraId="1B82C806" w14:textId="77777777" w:rsidR="00E879D8" w:rsidRDefault="00000000">
      <w:r>
        <w:t xml:space="preserve">Chaque </w:t>
      </w:r>
      <w:proofErr w:type="spellStart"/>
      <w:r>
        <w:rPr>
          <w:b/>
        </w:rPr>
        <w:t>MenuItem</w:t>
      </w:r>
      <w:proofErr w:type="spellEnd"/>
      <w:r>
        <w:rPr>
          <w:b/>
        </w:rPr>
        <w:t xml:space="preserve"> </w:t>
      </w:r>
      <w:r>
        <w:t xml:space="preserve">peut être : </w:t>
      </w:r>
    </w:p>
    <w:p w14:paraId="03404927" w14:textId="77777777" w:rsidR="00E879D8" w:rsidRDefault="00000000">
      <w:pPr>
        <w:numPr>
          <w:ilvl w:val="0"/>
          <w:numId w:val="11"/>
        </w:numPr>
      </w:pPr>
      <w:proofErr w:type="gramStart"/>
      <w:r>
        <w:lastRenderedPageBreak/>
        <w:t>actionné</w:t>
      </w:r>
      <w:proofErr w:type="gramEnd"/>
      <w:r>
        <w:t xml:space="preserve"> (ou sélectionné selon la nature du composant) </w:t>
      </w:r>
    </w:p>
    <w:p w14:paraId="54430EC5" w14:textId="77777777" w:rsidR="00E879D8" w:rsidRDefault="00000000">
      <w:pPr>
        <w:numPr>
          <w:ilvl w:val="0"/>
          <w:numId w:val="11"/>
        </w:numPr>
      </w:pPr>
      <w:proofErr w:type="spellStart"/>
      <w:proofErr w:type="gramStart"/>
      <w:r>
        <w:t>dé</w:t>
      </w:r>
      <w:proofErr w:type="gramEnd"/>
      <w:r>
        <w:t>-sélectionné</w:t>
      </w:r>
      <w:proofErr w:type="spellEnd"/>
      <w:r>
        <w:t xml:space="preserve"> </w:t>
      </w:r>
      <w:proofErr w:type="gramStart"/>
      <w:r>
        <w:t xml:space="preserve">: </w:t>
      </w:r>
      <w:r>
        <w:rPr>
          <w:b/>
        </w:rPr>
        <w:t>.</w:t>
      </w:r>
      <w:proofErr w:type="spellStart"/>
      <w:r>
        <w:rPr>
          <w:b/>
        </w:rPr>
        <w:t>setSelected</w:t>
      </w:r>
      <w:proofErr w:type="spellEnd"/>
      <w:proofErr w:type="gramEnd"/>
      <w:r>
        <w:t>(</w:t>
      </w:r>
      <w:r>
        <w:rPr>
          <w:i/>
        </w:rPr>
        <w:t>false</w:t>
      </w:r>
      <w:r>
        <w:t>)</w:t>
      </w:r>
    </w:p>
    <w:p w14:paraId="2B9A7EDA" w14:textId="77777777" w:rsidR="00E879D8" w:rsidRDefault="00000000">
      <w:pPr>
        <w:numPr>
          <w:ilvl w:val="0"/>
          <w:numId w:val="11"/>
        </w:numPr>
      </w:pPr>
      <w:proofErr w:type="gramStart"/>
      <w:r>
        <w:t>activé</w:t>
      </w:r>
      <w:proofErr w:type="gramEnd"/>
      <w:r>
        <w:t xml:space="preserve"> ou </w:t>
      </w:r>
      <w:proofErr w:type="spellStart"/>
      <w:r>
        <w:t>dé-sactivé</w:t>
      </w:r>
      <w:proofErr w:type="spellEnd"/>
      <w:r>
        <w:t xml:space="preserve"> </w:t>
      </w:r>
      <w:proofErr w:type="gramStart"/>
      <w:r>
        <w:t xml:space="preserve">: </w:t>
      </w:r>
      <w:r>
        <w:rPr>
          <w:b/>
        </w:rPr>
        <w:t>.</w:t>
      </w:r>
      <w:proofErr w:type="spellStart"/>
      <w:r>
        <w:rPr>
          <w:b/>
        </w:rPr>
        <w:t>setDisable</w:t>
      </w:r>
      <w:proofErr w:type="spellEnd"/>
      <w:proofErr w:type="gramEnd"/>
      <w:r>
        <w:t>(</w:t>
      </w:r>
      <w:proofErr w:type="spellStart"/>
      <w:r>
        <w:rPr>
          <w:i/>
        </w:rPr>
        <w:t>true</w:t>
      </w:r>
      <w:proofErr w:type="spellEnd"/>
      <w:r>
        <w:t xml:space="preserve">) </w:t>
      </w:r>
    </w:p>
    <w:p w14:paraId="61012F29" w14:textId="77777777" w:rsidR="00E879D8" w:rsidRDefault="00E879D8">
      <w:pPr>
        <w:ind w:left="720"/>
      </w:pPr>
    </w:p>
    <w:p w14:paraId="057B1A0E" w14:textId="77777777" w:rsidR="00E879D8" w:rsidRDefault="00000000">
      <w:r>
        <w:t xml:space="preserve"> On peut aussi lui associer une icône : </w:t>
      </w:r>
    </w:p>
    <w:p w14:paraId="5EA33C9D" w14:textId="77777777" w:rsidR="00E879D8" w:rsidRPr="00EE174F" w:rsidRDefault="00000000">
      <w:pPr>
        <w:numPr>
          <w:ilvl w:val="0"/>
          <w:numId w:val="75"/>
        </w:numPr>
        <w:rPr>
          <w:lang w:val="en-US"/>
        </w:rPr>
      </w:pPr>
      <w:proofErr w:type="gramStart"/>
      <w:r w:rsidRPr="00EE174F">
        <w:rPr>
          <w:b/>
          <w:lang w:val="en-US"/>
        </w:rPr>
        <w:t>.</w:t>
      </w:r>
      <w:proofErr w:type="spellStart"/>
      <w:r w:rsidRPr="00EE174F">
        <w:rPr>
          <w:b/>
          <w:lang w:val="en-US"/>
        </w:rPr>
        <w:t>setGraphic</w:t>
      </w:r>
      <w:proofErr w:type="spellEnd"/>
      <w:r w:rsidRPr="00EE174F">
        <w:rPr>
          <w:b/>
          <w:lang w:val="en-US"/>
        </w:rPr>
        <w:t>( new</w:t>
      </w:r>
      <w:proofErr w:type="gramEnd"/>
      <w:r w:rsidRPr="00EE174F">
        <w:rPr>
          <w:b/>
          <w:lang w:val="en-US"/>
        </w:rPr>
        <w:t xml:space="preserve"> </w:t>
      </w:r>
      <w:proofErr w:type="spellStart"/>
      <w:proofErr w:type="gramStart"/>
      <w:r w:rsidRPr="00EE174F">
        <w:rPr>
          <w:b/>
          <w:lang w:val="en-US"/>
        </w:rPr>
        <w:t>ImageView</w:t>
      </w:r>
      <w:proofErr w:type="spellEnd"/>
      <w:r w:rsidRPr="00EE174F">
        <w:rPr>
          <w:b/>
          <w:lang w:val="en-US"/>
        </w:rPr>
        <w:t>(</w:t>
      </w:r>
      <w:proofErr w:type="gramEnd"/>
      <w:r w:rsidRPr="00EE174F">
        <w:rPr>
          <w:b/>
          <w:lang w:val="en-US"/>
        </w:rPr>
        <w:t>new Image("</w:t>
      </w:r>
      <w:r w:rsidRPr="00EE174F">
        <w:rPr>
          <w:b/>
          <w:i/>
          <w:lang w:val="en-US"/>
        </w:rPr>
        <w:t>icone.png</w:t>
      </w:r>
      <w:r w:rsidRPr="00EE174F">
        <w:rPr>
          <w:b/>
          <w:lang w:val="en-US"/>
        </w:rPr>
        <w:t>")</w:t>
      </w:r>
      <w:proofErr w:type="gramStart"/>
      <w:r w:rsidRPr="00EE174F">
        <w:rPr>
          <w:b/>
          <w:lang w:val="en-US"/>
        </w:rPr>
        <w:t>) )</w:t>
      </w:r>
      <w:proofErr w:type="gramEnd"/>
      <w:r w:rsidRPr="00EE174F">
        <w:rPr>
          <w:b/>
          <w:lang w:val="en-US"/>
        </w:rPr>
        <w:t>;</w:t>
      </w:r>
      <w:r w:rsidRPr="00EE174F">
        <w:rPr>
          <w:lang w:val="en-US"/>
        </w:rPr>
        <w:t xml:space="preserve"> </w:t>
      </w:r>
    </w:p>
    <w:p w14:paraId="37592F59" w14:textId="77777777" w:rsidR="00E879D8" w:rsidRPr="00EE174F" w:rsidRDefault="00E879D8">
      <w:pPr>
        <w:rPr>
          <w:lang w:val="en-US"/>
        </w:rPr>
      </w:pPr>
    </w:p>
    <w:p w14:paraId="737A3AC7" w14:textId="77777777" w:rsidR="00E879D8" w:rsidRDefault="00000000">
      <w:r>
        <w:t xml:space="preserve">Différentes manières pour actionner un élément de menu : </w:t>
      </w:r>
    </w:p>
    <w:p w14:paraId="332DCF24" w14:textId="77777777" w:rsidR="00E879D8" w:rsidRDefault="00000000">
      <w:pPr>
        <w:numPr>
          <w:ilvl w:val="0"/>
          <w:numId w:val="20"/>
        </w:numPr>
      </w:pPr>
      <w:proofErr w:type="gramStart"/>
      <w:r>
        <w:t>clic</w:t>
      </w:r>
      <w:proofErr w:type="gramEnd"/>
      <w:r>
        <w:t xml:space="preserve"> souris : on peut attacher un écouteur</w:t>
      </w:r>
    </w:p>
    <w:p w14:paraId="7F7072D0" w14:textId="77777777" w:rsidR="00E879D8" w:rsidRDefault="00000000">
      <w:pPr>
        <w:ind w:left="720"/>
        <w:rPr>
          <w:b/>
        </w:rPr>
      </w:pPr>
      <w:proofErr w:type="gramStart"/>
      <w:r>
        <w:rPr>
          <w:b/>
        </w:rPr>
        <w:t>.</w:t>
      </w:r>
      <w:proofErr w:type="spellStart"/>
      <w:r>
        <w:rPr>
          <w:b/>
        </w:rPr>
        <w:t>setOnAction</w:t>
      </w:r>
      <w:proofErr w:type="spellEnd"/>
      <w:proofErr w:type="gramEnd"/>
      <w:r>
        <w:rPr>
          <w:b/>
        </w:rPr>
        <w:t xml:space="preserve">(new </w:t>
      </w:r>
      <w:proofErr w:type="spellStart"/>
      <w:r>
        <w:rPr>
          <w:b/>
        </w:rPr>
        <w:t>EventHandler</w:t>
      </w:r>
      <w:proofErr w:type="spellEnd"/>
      <w:r>
        <w:rPr>
          <w:b/>
        </w:rPr>
        <w:t>&lt;</w:t>
      </w:r>
      <w:proofErr w:type="spellStart"/>
      <w:r>
        <w:rPr>
          <w:b/>
        </w:rPr>
        <w:t>ActionEvent</w:t>
      </w:r>
      <w:proofErr w:type="spellEnd"/>
      <w:proofErr w:type="gramStart"/>
      <w:r>
        <w:rPr>
          <w:b/>
        </w:rPr>
        <w:t>&gt;( )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{ …</w:t>
      </w:r>
      <w:proofErr w:type="gramEnd"/>
      <w:r>
        <w:rPr>
          <w:b/>
        </w:rPr>
        <w:t xml:space="preserve"> }</w:t>
      </w:r>
      <w:proofErr w:type="gramStart"/>
      <w:r>
        <w:rPr>
          <w:b/>
        </w:rPr>
        <w:t>);</w:t>
      </w:r>
      <w:proofErr w:type="gramEnd"/>
      <w:r>
        <w:rPr>
          <w:b/>
        </w:rPr>
        <w:t xml:space="preserve"> </w:t>
      </w:r>
    </w:p>
    <w:p w14:paraId="17F1947E" w14:textId="77777777" w:rsidR="00E879D8" w:rsidRDefault="00E879D8"/>
    <w:p w14:paraId="29DA743A" w14:textId="77777777" w:rsidR="00E879D8" w:rsidRDefault="00000000">
      <w:pPr>
        <w:numPr>
          <w:ilvl w:val="0"/>
          <w:numId w:val="39"/>
        </w:numPr>
      </w:pPr>
      <w:proofErr w:type="gramStart"/>
      <w:r>
        <w:t>raccourci</w:t>
      </w:r>
      <w:proofErr w:type="gramEnd"/>
      <w:r>
        <w:t xml:space="preserve"> clavier (avec Accelerator et </w:t>
      </w:r>
      <w:proofErr w:type="spellStart"/>
      <w:r>
        <w:t>KeyCombination</w:t>
      </w:r>
      <w:proofErr w:type="spellEnd"/>
      <w:r>
        <w:t xml:space="preserve">) : </w:t>
      </w:r>
    </w:p>
    <w:p w14:paraId="3CA98F5D" w14:textId="77777777" w:rsidR="00E879D8" w:rsidRPr="00EE174F" w:rsidRDefault="00000000">
      <w:pPr>
        <w:ind w:left="720"/>
        <w:rPr>
          <w:b/>
          <w:lang w:val="en-US"/>
        </w:rPr>
      </w:pPr>
      <w:proofErr w:type="gramStart"/>
      <w:r w:rsidRPr="00EE174F">
        <w:rPr>
          <w:b/>
          <w:lang w:val="en-US"/>
        </w:rPr>
        <w:t>.</w:t>
      </w:r>
      <w:proofErr w:type="spellStart"/>
      <w:r w:rsidRPr="00EE174F">
        <w:rPr>
          <w:b/>
          <w:lang w:val="en-US"/>
        </w:rPr>
        <w:t>setAccelerator</w:t>
      </w:r>
      <w:proofErr w:type="spellEnd"/>
      <w:proofErr w:type="gramEnd"/>
      <w:r w:rsidRPr="00EE174F">
        <w:rPr>
          <w:b/>
          <w:lang w:val="en-US"/>
        </w:rPr>
        <w:t>(</w:t>
      </w:r>
      <w:proofErr w:type="spellStart"/>
      <w:r w:rsidRPr="00EE174F">
        <w:rPr>
          <w:b/>
          <w:lang w:val="en-US"/>
        </w:rPr>
        <w:t>KeyCombination.keyCombination</w:t>
      </w:r>
      <w:proofErr w:type="spellEnd"/>
      <w:r w:rsidRPr="00EE174F">
        <w:rPr>
          <w:b/>
          <w:lang w:val="en-US"/>
        </w:rPr>
        <w:t>("</w:t>
      </w:r>
      <w:proofErr w:type="spellStart"/>
      <w:r w:rsidRPr="00EE174F">
        <w:rPr>
          <w:b/>
          <w:i/>
          <w:lang w:val="en-US"/>
        </w:rPr>
        <w:t>Ctrl+X</w:t>
      </w:r>
      <w:proofErr w:type="spellEnd"/>
      <w:r w:rsidRPr="00EE174F">
        <w:rPr>
          <w:b/>
          <w:lang w:val="en-US"/>
        </w:rPr>
        <w:t>")</w:t>
      </w:r>
      <w:proofErr w:type="gramStart"/>
      <w:r w:rsidRPr="00EE174F">
        <w:rPr>
          <w:b/>
          <w:lang w:val="en-US"/>
        </w:rPr>
        <w:t>);</w:t>
      </w:r>
      <w:proofErr w:type="gramEnd"/>
      <w:r w:rsidRPr="00EE174F">
        <w:rPr>
          <w:b/>
          <w:lang w:val="en-US"/>
        </w:rPr>
        <w:t xml:space="preserve"> </w:t>
      </w:r>
    </w:p>
    <w:p w14:paraId="4FEDC8C3" w14:textId="77777777" w:rsidR="00E879D8" w:rsidRPr="00EE174F" w:rsidRDefault="00E879D8">
      <w:pPr>
        <w:rPr>
          <w:lang w:val="en-US"/>
        </w:rPr>
      </w:pPr>
    </w:p>
    <w:p w14:paraId="703BC2D8" w14:textId="77777777" w:rsidR="00E879D8" w:rsidRDefault="00000000">
      <w:pPr>
        <w:pStyle w:val="Titre2"/>
        <w:rPr>
          <w:b/>
        </w:rPr>
      </w:pPr>
      <w:bookmarkStart w:id="89" w:name="_9tnwxwmxc2i1" w:colFirst="0" w:colLast="0"/>
      <w:bookmarkEnd w:id="89"/>
      <w:r>
        <w:rPr>
          <w:b/>
        </w:rPr>
        <w:t>Les boîtes de dialogues</w:t>
      </w:r>
    </w:p>
    <w:p w14:paraId="3FAEC8C9" w14:textId="77777777" w:rsidR="00E879D8" w:rsidRDefault="00000000">
      <w:r>
        <w:t xml:space="preserve">Elles sont présentes seulement depuis 2015 (arrivées avec la version </w:t>
      </w:r>
      <w:proofErr w:type="spellStart"/>
      <w:r>
        <w:t>JavaFX</w:t>
      </w:r>
      <w:proofErr w:type="spellEnd"/>
      <w:r>
        <w:t xml:space="preserve"> qui accompagne la JDK 8u40)</w:t>
      </w:r>
    </w:p>
    <w:p w14:paraId="2F59ABA6" w14:textId="77777777" w:rsidR="00E879D8" w:rsidRDefault="00000000">
      <w:r>
        <w:t xml:space="preserve">Avant on était obligé de passer par </w:t>
      </w:r>
      <w:r>
        <w:rPr>
          <w:b/>
        </w:rPr>
        <w:t>Control FX</w:t>
      </w:r>
      <w:r>
        <w:t xml:space="preserve"> (une librairie complémentaire de composants UI Control) </w:t>
      </w:r>
    </w:p>
    <w:p w14:paraId="1E1AD6F9" w14:textId="77777777" w:rsidR="00E879D8" w:rsidRDefault="00E879D8">
      <w:hyperlink r:id="rId58">
        <w:r>
          <w:rPr>
            <w:color w:val="1155CC"/>
            <w:u w:val="single"/>
          </w:rPr>
          <w:t xml:space="preserve">Caractéristiques de </w:t>
        </w:r>
        <w:proofErr w:type="spellStart"/>
        <w:r>
          <w:rPr>
            <w:color w:val="1155CC"/>
            <w:u w:val="single"/>
          </w:rPr>
          <w:t>ControlsFX</w:t>
        </w:r>
        <w:proofErr w:type="spellEnd"/>
        <w:r>
          <w:rPr>
            <w:color w:val="1155CC"/>
            <w:u w:val="single"/>
          </w:rPr>
          <w:t xml:space="preserve"> | Actualités, démos et perspectives 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// FX </w:t>
        </w:r>
        <w:proofErr w:type="spellStart"/>
        <w:r>
          <w:rPr>
            <w:color w:val="1155CC"/>
            <w:u w:val="single"/>
          </w:rPr>
          <w:t>Experience</w:t>
        </w:r>
        <w:proofErr w:type="spellEnd"/>
      </w:hyperlink>
    </w:p>
    <w:p w14:paraId="06B5D5DE" w14:textId="77777777" w:rsidR="00E879D8" w:rsidRDefault="00E879D8"/>
    <w:p w14:paraId="08DA5D19" w14:textId="77777777" w:rsidR="00E879D8" w:rsidRDefault="00000000">
      <w:r>
        <w:t xml:space="preserve"> A présent on peut trouver en natif :</w:t>
      </w:r>
    </w:p>
    <w:p w14:paraId="3C324B71" w14:textId="77777777" w:rsidR="00E879D8" w:rsidRDefault="00000000">
      <w:pPr>
        <w:numPr>
          <w:ilvl w:val="0"/>
          <w:numId w:val="140"/>
        </w:numPr>
      </w:pPr>
      <w:proofErr w:type="gramStart"/>
      <w:r>
        <w:rPr>
          <w:b/>
        </w:rPr>
        <w:t>des</w:t>
      </w:r>
      <w:proofErr w:type="gramEnd"/>
      <w:r>
        <w:rPr>
          <w:b/>
        </w:rPr>
        <w:t xml:space="preserve"> boites de dialogues simples</w:t>
      </w:r>
      <w:r>
        <w:t xml:space="preserve"> : message d’information, d’avertissement, de confirmation, d’erreur, </w:t>
      </w:r>
      <w:proofErr w:type="spellStart"/>
      <w:r>
        <w:t>etc</w:t>
      </w:r>
      <w:proofErr w:type="spellEnd"/>
    </w:p>
    <w:p w14:paraId="70851334" w14:textId="77777777" w:rsidR="00E879D8" w:rsidRDefault="00000000">
      <w:pPr>
        <w:numPr>
          <w:ilvl w:val="0"/>
          <w:numId w:val="140"/>
        </w:numPr>
      </w:pPr>
      <w:proofErr w:type="gramStart"/>
      <w:r>
        <w:rPr>
          <w:b/>
        </w:rPr>
        <w:t>des</w:t>
      </w:r>
      <w:proofErr w:type="gramEnd"/>
      <w:r>
        <w:rPr>
          <w:b/>
        </w:rPr>
        <w:t xml:space="preserve"> boites de dialogues spécialisées</w:t>
      </w:r>
      <w:r>
        <w:t xml:space="preserve"> : message d’invitation de saisie, choix de fichiers, choix de date, choix de couleurs</w:t>
      </w:r>
    </w:p>
    <w:p w14:paraId="3C3E93F9" w14:textId="77777777" w:rsidR="00E879D8" w:rsidRDefault="00E879D8">
      <w:pPr>
        <w:ind w:left="720"/>
      </w:pPr>
    </w:p>
    <w:p w14:paraId="47BF8874" w14:textId="77777777" w:rsidR="00E879D8" w:rsidRDefault="00000000">
      <w:pPr>
        <w:rPr>
          <w:b/>
        </w:rPr>
      </w:pPr>
      <w:r>
        <w:t xml:space="preserve"> Elles héritent de la classe </w:t>
      </w:r>
      <w:proofErr w:type="spellStart"/>
      <w:r>
        <w:rPr>
          <w:b/>
        </w:rPr>
        <w:t>Dialog</w:t>
      </w:r>
      <w:proofErr w:type="spellEnd"/>
      <w:r>
        <w:t xml:space="preserve">, et sont rattachées à un containeur de type </w:t>
      </w:r>
      <w:proofErr w:type="spellStart"/>
      <w:r>
        <w:rPr>
          <w:b/>
        </w:rPr>
        <w:t>DialogPane</w:t>
      </w:r>
      <w:proofErr w:type="spellEnd"/>
      <w:r>
        <w:rPr>
          <w:b/>
        </w:rPr>
        <w:t xml:space="preserve"> </w:t>
      </w:r>
    </w:p>
    <w:p w14:paraId="19E2B18B" w14:textId="77777777" w:rsidR="00E879D8" w:rsidRDefault="00E879D8"/>
    <w:p w14:paraId="28C1EE73" w14:textId="77777777" w:rsidR="00E879D8" w:rsidRDefault="00E879D8">
      <w:hyperlink r:id="rId59">
        <w:r>
          <w:rPr>
            <w:color w:val="1155CC"/>
            <w:u w:val="single"/>
          </w:rPr>
          <w:t>Boîte de dialogue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32E57A29" w14:textId="77777777" w:rsidR="00E879D8" w:rsidRDefault="00000000">
      <w:pPr>
        <w:pStyle w:val="Titre2"/>
        <w:rPr>
          <w:b/>
        </w:rPr>
      </w:pPr>
      <w:bookmarkStart w:id="90" w:name="_jln3dl3u9evs" w:colFirst="0" w:colLast="0"/>
      <w:bookmarkEnd w:id="90"/>
      <w:r>
        <w:rPr>
          <w:b/>
        </w:rPr>
        <w:t>Les boîtes de dialogues simples</w:t>
      </w:r>
    </w:p>
    <w:p w14:paraId="288C3C34" w14:textId="77777777" w:rsidR="00E879D8" w:rsidRDefault="00000000">
      <w:r>
        <w:t xml:space="preserve">Elles se basent sur l’objet </w:t>
      </w:r>
      <w:proofErr w:type="spellStart"/>
      <w:r>
        <w:rPr>
          <w:b/>
          <w:color w:val="4FBB1F"/>
        </w:rPr>
        <w:t>Alert</w:t>
      </w:r>
      <w:proofErr w:type="spellEnd"/>
      <w:r>
        <w:t xml:space="preserve">, elles possèdent : </w:t>
      </w:r>
    </w:p>
    <w:p w14:paraId="26EE7168" w14:textId="77777777" w:rsidR="00E879D8" w:rsidRDefault="00000000">
      <w:pPr>
        <w:numPr>
          <w:ilvl w:val="0"/>
          <w:numId w:val="138"/>
        </w:numPr>
      </w:pPr>
      <w:proofErr w:type="gramStart"/>
      <w:r>
        <w:t>un</w:t>
      </w:r>
      <w:proofErr w:type="gramEnd"/>
      <w:r>
        <w:t xml:space="preserve"> type : </w:t>
      </w:r>
      <w:proofErr w:type="spellStart"/>
      <w:r>
        <w:rPr>
          <w:b/>
          <w:color w:val="4FBB1F"/>
        </w:rPr>
        <w:t>AlertType</w:t>
      </w:r>
      <w:proofErr w:type="spellEnd"/>
    </w:p>
    <w:p w14:paraId="24816672" w14:textId="77777777" w:rsidR="00E879D8" w:rsidRPr="00EE174F" w:rsidRDefault="00000000">
      <w:pPr>
        <w:ind w:left="720"/>
        <w:rPr>
          <w:lang w:val="en-US"/>
        </w:rPr>
      </w:pPr>
      <w:r w:rsidRPr="00EE174F">
        <w:rPr>
          <w:lang w:val="en-US"/>
        </w:rPr>
        <w:t xml:space="preserve">(CONFIRMATION, ERROR, INFORMATION, NONE, WARNING) </w:t>
      </w:r>
    </w:p>
    <w:p w14:paraId="1343D7B8" w14:textId="77777777" w:rsidR="00E879D8" w:rsidRDefault="00000000">
      <w:pPr>
        <w:numPr>
          <w:ilvl w:val="0"/>
          <w:numId w:val="4"/>
        </w:numPr>
      </w:pPr>
      <w:proofErr w:type="gramStart"/>
      <w:r>
        <w:t>un</w:t>
      </w:r>
      <w:proofErr w:type="gramEnd"/>
      <w:r>
        <w:t xml:space="preserve"> titre : </w:t>
      </w:r>
      <w:proofErr w:type="spellStart"/>
      <w:r>
        <w:rPr>
          <w:b/>
          <w:color w:val="4FBB1F"/>
        </w:rPr>
        <w:t>title</w:t>
      </w:r>
      <w:proofErr w:type="spellEnd"/>
      <w:r>
        <w:rPr>
          <w:b/>
          <w:color w:val="4FBB1F"/>
        </w:rPr>
        <w:t xml:space="preserve"> </w:t>
      </w:r>
    </w:p>
    <w:p w14:paraId="2CB75914" w14:textId="77777777" w:rsidR="00E879D8" w:rsidRDefault="00000000">
      <w:pPr>
        <w:numPr>
          <w:ilvl w:val="0"/>
          <w:numId w:val="4"/>
        </w:numPr>
      </w:pPr>
      <w:proofErr w:type="gramStart"/>
      <w:r>
        <w:t>un</w:t>
      </w:r>
      <w:proofErr w:type="gramEnd"/>
      <w:r>
        <w:t xml:space="preserve"> texte dans l’entête (peut être vide) : </w:t>
      </w:r>
      <w:proofErr w:type="spellStart"/>
      <w:r>
        <w:rPr>
          <w:b/>
          <w:color w:val="4FBB1F"/>
        </w:rPr>
        <w:t>headerText</w:t>
      </w:r>
      <w:proofErr w:type="spellEnd"/>
      <w:r>
        <w:rPr>
          <w:b/>
          <w:color w:val="4FBB1F"/>
        </w:rPr>
        <w:t xml:space="preserve"> </w:t>
      </w:r>
    </w:p>
    <w:p w14:paraId="10E126B1" w14:textId="77777777" w:rsidR="00E879D8" w:rsidRDefault="00000000">
      <w:pPr>
        <w:numPr>
          <w:ilvl w:val="0"/>
          <w:numId w:val="4"/>
        </w:numPr>
      </w:pPr>
      <w:proofErr w:type="gramStart"/>
      <w:r>
        <w:t>un</w:t>
      </w:r>
      <w:proofErr w:type="gramEnd"/>
      <w:r>
        <w:t xml:space="preserve"> texte dans le contenu du corps : </w:t>
      </w:r>
      <w:proofErr w:type="spellStart"/>
      <w:r>
        <w:rPr>
          <w:b/>
          <w:color w:val="4FBB1F"/>
        </w:rPr>
        <w:t>contentText</w:t>
      </w:r>
      <w:proofErr w:type="spellEnd"/>
    </w:p>
    <w:p w14:paraId="28960049" w14:textId="77777777" w:rsidR="00E879D8" w:rsidRDefault="00000000">
      <w:pPr>
        <w:numPr>
          <w:ilvl w:val="0"/>
          <w:numId w:val="4"/>
        </w:numPr>
      </w:pPr>
      <w:proofErr w:type="gramStart"/>
      <w:r>
        <w:t>éventuellement</w:t>
      </w:r>
      <w:proofErr w:type="gramEnd"/>
      <w:r>
        <w:t xml:space="preserve"> des boutons : </w:t>
      </w:r>
      <w:proofErr w:type="spellStart"/>
      <w:r>
        <w:rPr>
          <w:b/>
          <w:color w:val="4FBB1F"/>
        </w:rPr>
        <w:t>buttonTypes</w:t>
      </w:r>
      <w:proofErr w:type="spellEnd"/>
    </w:p>
    <w:p w14:paraId="1D95BBE6" w14:textId="77777777" w:rsidR="00E879D8" w:rsidRDefault="00E879D8">
      <w:hyperlink r:id="rId60">
        <w:r>
          <w:rPr>
            <w:color w:val="1155CC"/>
            <w:u w:val="single"/>
          </w:rPr>
          <w:t>Alerte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1456360E" w14:textId="77777777" w:rsidR="00E879D8" w:rsidRDefault="00000000">
      <w:pPr>
        <w:pStyle w:val="Titre2"/>
        <w:rPr>
          <w:b/>
        </w:rPr>
      </w:pPr>
      <w:bookmarkStart w:id="91" w:name="_l22t7qbbg465" w:colFirst="0" w:colLast="0"/>
      <w:bookmarkEnd w:id="91"/>
      <w:r>
        <w:rPr>
          <w:b/>
        </w:rPr>
        <w:t xml:space="preserve">Exemple </w:t>
      </w:r>
      <w:proofErr w:type="spellStart"/>
      <w:r>
        <w:rPr>
          <w:b/>
        </w:rPr>
        <w:t>Alert</w:t>
      </w:r>
      <w:proofErr w:type="spellEnd"/>
      <w:r>
        <w:rPr>
          <w:b/>
        </w:rPr>
        <w:t xml:space="preserve"> 1/3</w:t>
      </w:r>
    </w:p>
    <w:p w14:paraId="4A648636" w14:textId="77777777" w:rsidR="00E879D8" w:rsidRDefault="00000000">
      <w:proofErr w:type="spellStart"/>
      <w:r>
        <w:rPr>
          <w:b/>
          <w:color w:val="4FBB1F"/>
        </w:rPr>
        <w:t>Alert</w:t>
      </w:r>
      <w:proofErr w:type="spellEnd"/>
      <w:r>
        <w:rPr>
          <w:b/>
          <w:color w:val="4FBB1F"/>
        </w:rPr>
        <w:t xml:space="preserve"> </w:t>
      </w:r>
      <w:r>
        <w:t>de type "INFORMATION" avec un en-tête (header)</w:t>
      </w:r>
    </w:p>
    <w:p w14:paraId="0D7D9844" w14:textId="77777777" w:rsidR="00E879D8" w:rsidRDefault="00000000">
      <w:r>
        <w:rPr>
          <w:noProof/>
        </w:rPr>
        <w:lastRenderedPageBreak/>
        <w:drawing>
          <wp:anchor distT="114300" distB="114300" distL="114300" distR="114300" simplePos="0" relativeHeight="251677696" behindDoc="0" locked="0" layoutInCell="1" hidden="0" allowOverlap="1" wp14:anchorId="7048D929" wp14:editId="35BFDF20">
            <wp:simplePos x="0" y="0"/>
            <wp:positionH relativeFrom="column">
              <wp:posOffset>428625</wp:posOffset>
            </wp:positionH>
            <wp:positionV relativeFrom="paragraph">
              <wp:posOffset>133350</wp:posOffset>
            </wp:positionV>
            <wp:extent cx="2843213" cy="1365305"/>
            <wp:effectExtent l="0" t="0" r="0" b="0"/>
            <wp:wrapNone/>
            <wp:docPr id="100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1365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472998" w14:textId="77777777" w:rsidR="00E879D8" w:rsidRDefault="00E879D8"/>
    <w:p w14:paraId="13136B3D" w14:textId="77777777" w:rsidR="00E879D8" w:rsidRDefault="00E879D8"/>
    <w:p w14:paraId="6B05AD6B" w14:textId="77777777" w:rsidR="00E879D8" w:rsidRDefault="00E879D8"/>
    <w:p w14:paraId="53DACCCB" w14:textId="77777777" w:rsidR="00E879D8" w:rsidRDefault="00E879D8"/>
    <w:p w14:paraId="0BEF6962" w14:textId="77777777" w:rsidR="00E879D8" w:rsidRDefault="00E879D8"/>
    <w:p w14:paraId="7AAA7BB6" w14:textId="77777777" w:rsidR="00E879D8" w:rsidRDefault="00E879D8"/>
    <w:p w14:paraId="7958EE46" w14:textId="77777777" w:rsidR="00E879D8" w:rsidRDefault="00E879D8"/>
    <w:p w14:paraId="63B9E8B1" w14:textId="77777777" w:rsidR="00E879D8" w:rsidRDefault="00E879D8"/>
    <w:p w14:paraId="6E20B27A" w14:textId="77777777" w:rsidR="00E879D8" w:rsidRDefault="00000000">
      <w:proofErr w:type="spellStart"/>
      <w:r>
        <w:t>Alert</w:t>
      </w:r>
      <w:proofErr w:type="spellEnd"/>
      <w:r>
        <w:t xml:space="preserve"> </w:t>
      </w:r>
      <w:proofErr w:type="spellStart"/>
      <w:r>
        <w:t>dialog</w:t>
      </w:r>
      <w:proofErr w:type="spellEnd"/>
      <w:r>
        <w:t xml:space="preserve"> = new </w:t>
      </w:r>
      <w:proofErr w:type="spellStart"/>
      <w:proofErr w:type="gramStart"/>
      <w:r>
        <w:t>Alert</w:t>
      </w:r>
      <w:proofErr w:type="spellEnd"/>
      <w:r>
        <w:t>(</w:t>
      </w:r>
      <w:proofErr w:type="spellStart"/>
      <w:proofErr w:type="gramEnd"/>
      <w:r>
        <w:t>AlertType.INFORMATION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776BECE6" w14:textId="77777777" w:rsidR="00E879D8" w:rsidRDefault="00000000">
      <w:proofErr w:type="spellStart"/>
      <w:proofErr w:type="gramStart"/>
      <w:r>
        <w:t>dialog.setTitle</w:t>
      </w:r>
      <w:proofErr w:type="spellEnd"/>
      <w:proofErr w:type="gramEnd"/>
      <w:r>
        <w:t>("Une boite de dialogue de type INFORMATION"</w:t>
      </w:r>
      <w:proofErr w:type="gramStart"/>
      <w:r>
        <w:t>);</w:t>
      </w:r>
      <w:proofErr w:type="gramEnd"/>
      <w:r>
        <w:t xml:space="preserve"> </w:t>
      </w:r>
    </w:p>
    <w:p w14:paraId="026C3A0E" w14:textId="77777777" w:rsidR="00E879D8" w:rsidRDefault="00000000">
      <w:proofErr w:type="spellStart"/>
      <w:proofErr w:type="gramStart"/>
      <w:r>
        <w:t>dialog.setHeaderText</w:t>
      </w:r>
      <w:proofErr w:type="spellEnd"/>
      <w:proofErr w:type="gramEnd"/>
      <w:r>
        <w:t>("un header"</w:t>
      </w:r>
      <w:proofErr w:type="gramStart"/>
      <w:r>
        <w:t>);</w:t>
      </w:r>
      <w:proofErr w:type="gramEnd"/>
      <w:r>
        <w:t xml:space="preserve"> </w:t>
      </w:r>
    </w:p>
    <w:p w14:paraId="0CFBE05D" w14:textId="77777777" w:rsidR="00E879D8" w:rsidRDefault="00000000">
      <w:proofErr w:type="spellStart"/>
      <w:proofErr w:type="gramStart"/>
      <w:r>
        <w:t>dialog.setContentText</w:t>
      </w:r>
      <w:proofErr w:type="spellEnd"/>
      <w:proofErr w:type="gramEnd"/>
      <w:r>
        <w:t>("Le message d'information"</w:t>
      </w:r>
      <w:proofErr w:type="gramStart"/>
      <w:r>
        <w:t>);</w:t>
      </w:r>
      <w:proofErr w:type="gramEnd"/>
      <w:r>
        <w:t xml:space="preserve"> </w:t>
      </w:r>
    </w:p>
    <w:p w14:paraId="35DB08E2" w14:textId="77777777" w:rsidR="00E879D8" w:rsidRDefault="00E879D8"/>
    <w:p w14:paraId="2EF0A04F" w14:textId="77777777" w:rsidR="00E879D8" w:rsidRDefault="00000000">
      <w:proofErr w:type="spellStart"/>
      <w:proofErr w:type="gramStart"/>
      <w:r>
        <w:t>dialog.showAndWait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6042B590" w14:textId="77777777" w:rsidR="00E879D8" w:rsidRDefault="00000000">
      <w:pPr>
        <w:pStyle w:val="Titre2"/>
        <w:rPr>
          <w:b/>
        </w:rPr>
      </w:pPr>
      <w:bookmarkStart w:id="92" w:name="_3xentlqnmzwv" w:colFirst="0" w:colLast="0"/>
      <w:bookmarkEnd w:id="92"/>
      <w:r>
        <w:rPr>
          <w:b/>
        </w:rPr>
        <w:t xml:space="preserve">Exemple </w:t>
      </w:r>
      <w:proofErr w:type="spellStart"/>
      <w:r>
        <w:rPr>
          <w:b/>
        </w:rPr>
        <w:t>Alert</w:t>
      </w:r>
      <w:proofErr w:type="spellEnd"/>
      <w:r>
        <w:rPr>
          <w:b/>
        </w:rPr>
        <w:t xml:space="preserve"> 2/3</w:t>
      </w:r>
    </w:p>
    <w:p w14:paraId="7A3C3E5C" w14:textId="77777777" w:rsidR="00E879D8" w:rsidRDefault="00E879D8"/>
    <w:p w14:paraId="74314295" w14:textId="77777777" w:rsidR="00E879D8" w:rsidRDefault="00000000">
      <w:proofErr w:type="spellStart"/>
      <w:r>
        <w:rPr>
          <w:b/>
          <w:color w:val="4FBB1F"/>
        </w:rPr>
        <w:t>Alert</w:t>
      </w:r>
      <w:proofErr w:type="spellEnd"/>
      <w:r>
        <w:rPr>
          <w:b/>
          <w:color w:val="4FBB1F"/>
        </w:rPr>
        <w:t xml:space="preserve"> </w:t>
      </w:r>
      <w:r>
        <w:t>de type "</w:t>
      </w:r>
      <w:r>
        <w:rPr>
          <w:i/>
        </w:rPr>
        <w:t>WARNING</w:t>
      </w:r>
      <w:r>
        <w:t>" sans header</w:t>
      </w:r>
    </w:p>
    <w:p w14:paraId="20D45560" w14:textId="77777777" w:rsidR="00E879D8" w:rsidRDefault="00000000">
      <w:r>
        <w:rPr>
          <w:noProof/>
        </w:rPr>
        <w:drawing>
          <wp:anchor distT="114300" distB="114300" distL="114300" distR="114300" simplePos="0" relativeHeight="251678720" behindDoc="0" locked="0" layoutInCell="1" hidden="0" allowOverlap="1" wp14:anchorId="1CDF9163" wp14:editId="47D956BC">
            <wp:simplePos x="0" y="0"/>
            <wp:positionH relativeFrom="column">
              <wp:posOffset>666750</wp:posOffset>
            </wp:positionH>
            <wp:positionV relativeFrom="paragraph">
              <wp:posOffset>234362</wp:posOffset>
            </wp:positionV>
            <wp:extent cx="3257550" cy="1026128"/>
            <wp:effectExtent l="0" t="0" r="0" b="0"/>
            <wp:wrapNone/>
            <wp:docPr id="93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26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DC1879" w14:textId="77777777" w:rsidR="00E879D8" w:rsidRDefault="00E879D8"/>
    <w:p w14:paraId="72A39034" w14:textId="77777777" w:rsidR="00E879D8" w:rsidRDefault="00E879D8"/>
    <w:p w14:paraId="07E00837" w14:textId="77777777" w:rsidR="00E879D8" w:rsidRDefault="00E879D8"/>
    <w:p w14:paraId="38A7DA0E" w14:textId="77777777" w:rsidR="00E879D8" w:rsidRDefault="00E879D8"/>
    <w:p w14:paraId="1A652E25" w14:textId="77777777" w:rsidR="00E879D8" w:rsidRDefault="00E879D8"/>
    <w:p w14:paraId="36A7F9DD" w14:textId="77777777" w:rsidR="00E879D8" w:rsidRDefault="00E879D8"/>
    <w:p w14:paraId="65296481" w14:textId="77777777" w:rsidR="00E879D8" w:rsidRDefault="00E879D8"/>
    <w:p w14:paraId="0001A52C" w14:textId="77777777" w:rsidR="00E879D8" w:rsidRPr="00A10AF7" w:rsidRDefault="00000000">
      <w:pPr>
        <w:rPr>
          <w:lang w:val="en-US"/>
        </w:rPr>
      </w:pPr>
      <w:r w:rsidRPr="00A10AF7">
        <w:rPr>
          <w:lang w:val="en-US"/>
        </w:rPr>
        <w:t xml:space="preserve">Alert dialog = new </w:t>
      </w:r>
      <w:proofErr w:type="gramStart"/>
      <w:r w:rsidRPr="00A10AF7">
        <w:rPr>
          <w:lang w:val="en-US"/>
        </w:rPr>
        <w:t>Alert(</w:t>
      </w:r>
      <w:proofErr w:type="spellStart"/>
      <w:proofErr w:type="gramEnd"/>
      <w:r w:rsidRPr="00A10AF7">
        <w:rPr>
          <w:lang w:val="en-US"/>
        </w:rPr>
        <w:t>AlertType.WARNING</w:t>
      </w:r>
      <w:proofErr w:type="spellEnd"/>
      <w:proofErr w:type="gramStart"/>
      <w:r w:rsidRPr="00A10AF7">
        <w:rPr>
          <w:lang w:val="en-US"/>
        </w:rPr>
        <w:t>);</w:t>
      </w:r>
      <w:proofErr w:type="gramEnd"/>
      <w:r w:rsidRPr="00A10AF7">
        <w:rPr>
          <w:lang w:val="en-US"/>
        </w:rPr>
        <w:t xml:space="preserve"> </w:t>
      </w:r>
    </w:p>
    <w:p w14:paraId="5A2A4992" w14:textId="77777777" w:rsidR="00E879D8" w:rsidRDefault="00000000">
      <w:proofErr w:type="spellStart"/>
      <w:proofErr w:type="gramStart"/>
      <w:r>
        <w:t>dialog.setTitle</w:t>
      </w:r>
      <w:proofErr w:type="spellEnd"/>
      <w:proofErr w:type="gramEnd"/>
      <w:r>
        <w:t>("Une boite de dialogue de type WARNING"</w:t>
      </w:r>
      <w:proofErr w:type="gramStart"/>
      <w:r>
        <w:t>);</w:t>
      </w:r>
      <w:proofErr w:type="gramEnd"/>
      <w:r>
        <w:t xml:space="preserve"> </w:t>
      </w:r>
    </w:p>
    <w:p w14:paraId="235555E9" w14:textId="77777777" w:rsidR="00E879D8" w:rsidRDefault="00000000">
      <w:proofErr w:type="spellStart"/>
      <w:proofErr w:type="gramStart"/>
      <w:r>
        <w:t>dialog.setHeaderText</w:t>
      </w:r>
      <w:proofErr w:type="spellEnd"/>
      <w:proofErr w:type="gramEnd"/>
      <w:r>
        <w:t>(</w:t>
      </w:r>
      <w:proofErr w:type="spellStart"/>
      <w:r>
        <w:t>null</w:t>
      </w:r>
      <w:proofErr w:type="spellEnd"/>
      <w:proofErr w:type="gramStart"/>
      <w:r>
        <w:t>);</w:t>
      </w:r>
      <w:proofErr w:type="gramEnd"/>
      <w:r>
        <w:t xml:space="preserve"> // pas de header </w:t>
      </w:r>
    </w:p>
    <w:p w14:paraId="1BCD9441" w14:textId="77777777" w:rsidR="00E879D8" w:rsidRDefault="00000000">
      <w:proofErr w:type="spellStart"/>
      <w:proofErr w:type="gramStart"/>
      <w:r>
        <w:t>dialog.setContentText</w:t>
      </w:r>
      <w:proofErr w:type="spellEnd"/>
      <w:proofErr w:type="gramEnd"/>
      <w:r>
        <w:t>("Le message d’avertissement"</w:t>
      </w:r>
      <w:proofErr w:type="gramStart"/>
      <w:r>
        <w:t>);</w:t>
      </w:r>
      <w:proofErr w:type="gramEnd"/>
      <w:r>
        <w:t xml:space="preserve"> </w:t>
      </w:r>
    </w:p>
    <w:p w14:paraId="38BD3577" w14:textId="77777777" w:rsidR="00E879D8" w:rsidRDefault="00E879D8"/>
    <w:p w14:paraId="4DB8E461" w14:textId="77777777" w:rsidR="00E879D8" w:rsidRDefault="00000000">
      <w:proofErr w:type="spellStart"/>
      <w:proofErr w:type="gramStart"/>
      <w:r>
        <w:t>dialog.showAndWait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491E4863" w14:textId="77777777" w:rsidR="00E879D8" w:rsidRDefault="00000000">
      <w:pPr>
        <w:pStyle w:val="Titre2"/>
        <w:rPr>
          <w:b/>
        </w:rPr>
      </w:pPr>
      <w:bookmarkStart w:id="93" w:name="_balrrv2zk4o4" w:colFirst="0" w:colLast="0"/>
      <w:bookmarkEnd w:id="93"/>
      <w:r>
        <w:rPr>
          <w:b/>
        </w:rPr>
        <w:t xml:space="preserve">Exemple </w:t>
      </w:r>
      <w:proofErr w:type="spellStart"/>
      <w:r>
        <w:rPr>
          <w:b/>
        </w:rPr>
        <w:t>Alert</w:t>
      </w:r>
      <w:proofErr w:type="spellEnd"/>
      <w:r>
        <w:rPr>
          <w:b/>
        </w:rPr>
        <w:t xml:space="preserve"> 3/3</w:t>
      </w:r>
    </w:p>
    <w:p w14:paraId="29CBCE11" w14:textId="77777777" w:rsidR="00E879D8" w:rsidRDefault="00000000">
      <w:r>
        <w:t xml:space="preserve"> </w:t>
      </w:r>
      <w:proofErr w:type="spellStart"/>
      <w:r>
        <w:rPr>
          <w:b/>
          <w:color w:val="4FBB1F"/>
        </w:rPr>
        <w:t>Alert</w:t>
      </w:r>
      <w:proofErr w:type="spellEnd"/>
      <w:r>
        <w:rPr>
          <w:b/>
          <w:color w:val="4FBB1F"/>
        </w:rPr>
        <w:t xml:space="preserve"> </w:t>
      </w:r>
      <w:r>
        <w:t>de type "CONFIRMATION" avec options personnalisées</w:t>
      </w:r>
      <w:r>
        <w:rPr>
          <w:noProof/>
        </w:rPr>
        <w:drawing>
          <wp:anchor distT="114300" distB="114300" distL="114300" distR="114300" simplePos="0" relativeHeight="251679744" behindDoc="0" locked="0" layoutInCell="1" hidden="0" allowOverlap="1" wp14:anchorId="77E146FB" wp14:editId="186CFF7A">
            <wp:simplePos x="0" y="0"/>
            <wp:positionH relativeFrom="column">
              <wp:posOffset>19051</wp:posOffset>
            </wp:positionH>
            <wp:positionV relativeFrom="paragraph">
              <wp:posOffset>171450</wp:posOffset>
            </wp:positionV>
            <wp:extent cx="5463455" cy="2754976"/>
            <wp:effectExtent l="0" t="0" r="0" b="0"/>
            <wp:wrapNone/>
            <wp:docPr id="73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3455" cy="2754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AD1C53" w14:textId="77777777" w:rsidR="00E879D8" w:rsidRDefault="00E879D8"/>
    <w:p w14:paraId="2E244DD5" w14:textId="77777777" w:rsidR="00E879D8" w:rsidRDefault="00E879D8"/>
    <w:p w14:paraId="41CAA844" w14:textId="77777777" w:rsidR="00E879D8" w:rsidRDefault="00E879D8"/>
    <w:p w14:paraId="16A601E9" w14:textId="77777777" w:rsidR="00E879D8" w:rsidRDefault="00E879D8"/>
    <w:p w14:paraId="79A40CE0" w14:textId="77777777" w:rsidR="00E879D8" w:rsidRDefault="00E879D8"/>
    <w:p w14:paraId="258EE749" w14:textId="77777777" w:rsidR="00E879D8" w:rsidRDefault="00E879D8"/>
    <w:p w14:paraId="764BA35F" w14:textId="77777777" w:rsidR="00E879D8" w:rsidRDefault="00E879D8"/>
    <w:p w14:paraId="4EC77B22" w14:textId="77777777" w:rsidR="00E879D8" w:rsidRDefault="00E879D8"/>
    <w:p w14:paraId="55CB987F" w14:textId="77777777" w:rsidR="00E879D8" w:rsidRDefault="00000000">
      <w:pPr>
        <w:pStyle w:val="Titre2"/>
        <w:rPr>
          <w:b/>
        </w:rPr>
      </w:pPr>
      <w:bookmarkStart w:id="94" w:name="_2cisxah8rrcm" w:colFirst="0" w:colLast="0"/>
      <w:bookmarkEnd w:id="94"/>
      <w:proofErr w:type="spellStart"/>
      <w:r>
        <w:rPr>
          <w:b/>
        </w:rPr>
        <w:lastRenderedPageBreak/>
        <w:t>TextInputDialog</w:t>
      </w:r>
      <w:proofErr w:type="spellEnd"/>
    </w:p>
    <w:p w14:paraId="7EA63579" w14:textId="77777777" w:rsidR="00E879D8" w:rsidRDefault="00000000">
      <w:r>
        <w:t xml:space="preserve"> </w:t>
      </w:r>
      <w:proofErr w:type="spellStart"/>
      <w:r>
        <w:rPr>
          <w:b/>
          <w:color w:val="4FBB1F"/>
        </w:rPr>
        <w:t>TextInputDialog</w:t>
      </w:r>
      <w:proofErr w:type="spellEnd"/>
      <w:r>
        <w:rPr>
          <w:b/>
          <w:color w:val="4FBB1F"/>
        </w:rPr>
        <w:t xml:space="preserve"> </w:t>
      </w:r>
      <w:r>
        <w:t xml:space="preserve">: permet de saisir du texte </w:t>
      </w:r>
    </w:p>
    <w:p w14:paraId="495E4E08" w14:textId="77777777" w:rsidR="00E879D8" w:rsidRDefault="00E879D8"/>
    <w:p w14:paraId="41E4521D" w14:textId="77777777" w:rsidR="00E879D8" w:rsidRDefault="00000000">
      <w:r>
        <w:t xml:space="preserve">Exemple : </w:t>
      </w:r>
      <w:r>
        <w:rPr>
          <w:noProof/>
        </w:rPr>
        <w:drawing>
          <wp:anchor distT="114300" distB="114300" distL="114300" distR="114300" simplePos="0" relativeHeight="251680768" behindDoc="0" locked="0" layoutInCell="1" hidden="0" allowOverlap="1" wp14:anchorId="28919B34" wp14:editId="74FBCFFC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957763" cy="1811807"/>
            <wp:effectExtent l="0" t="0" r="0" b="0"/>
            <wp:wrapNone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1811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2EE7C4" w14:textId="77777777" w:rsidR="00E879D8" w:rsidRDefault="00E879D8"/>
    <w:p w14:paraId="757E441C" w14:textId="77777777" w:rsidR="00E879D8" w:rsidRDefault="00E879D8"/>
    <w:p w14:paraId="0807D465" w14:textId="77777777" w:rsidR="00E879D8" w:rsidRDefault="00E879D8"/>
    <w:p w14:paraId="2F6BE1A9" w14:textId="77777777" w:rsidR="00E879D8" w:rsidRDefault="00E879D8"/>
    <w:p w14:paraId="58BCE85C" w14:textId="77777777" w:rsidR="00E879D8" w:rsidRDefault="00E879D8"/>
    <w:p w14:paraId="622AF4B3" w14:textId="77777777" w:rsidR="00E879D8" w:rsidRDefault="00E879D8"/>
    <w:p w14:paraId="24FA6AB8" w14:textId="77777777" w:rsidR="00E879D8" w:rsidRDefault="00E879D8"/>
    <w:p w14:paraId="35DCD9B4" w14:textId="77777777" w:rsidR="00E879D8" w:rsidRDefault="00E879D8"/>
    <w:p w14:paraId="7498A574" w14:textId="77777777" w:rsidR="00E879D8" w:rsidRDefault="00E879D8"/>
    <w:p w14:paraId="1F1055E5" w14:textId="77777777" w:rsidR="00E879D8" w:rsidRDefault="00E879D8"/>
    <w:p w14:paraId="50BBE451" w14:textId="77777777" w:rsidR="00E879D8" w:rsidRDefault="00E879D8"/>
    <w:p w14:paraId="5332E51F" w14:textId="77777777" w:rsidR="00E879D8" w:rsidRDefault="00000000">
      <w:r>
        <w:t xml:space="preserve">On utilise la méthode </w:t>
      </w:r>
      <w:proofErr w:type="spellStart"/>
      <w:r>
        <w:t>isPresent</w:t>
      </w:r>
      <w:proofErr w:type="spellEnd"/>
      <w:r>
        <w:t xml:space="preserve"> ou </w:t>
      </w:r>
      <w:proofErr w:type="spellStart"/>
      <w:r>
        <w:t>ifPresent</w:t>
      </w:r>
      <w:proofErr w:type="spellEnd"/>
      <w:r>
        <w:t xml:space="preserve"> pour récupérer la saisie</w:t>
      </w:r>
    </w:p>
    <w:p w14:paraId="628CAD1A" w14:textId="77777777" w:rsidR="00E879D8" w:rsidRDefault="00E879D8">
      <w:hyperlink r:id="rId65">
        <w:proofErr w:type="spellStart"/>
        <w:r>
          <w:rPr>
            <w:color w:val="1155CC"/>
            <w:u w:val="single"/>
          </w:rPr>
          <w:t>TextInputDialog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49D9AC4A" w14:textId="77777777" w:rsidR="00E879D8" w:rsidRDefault="00000000">
      <w:pPr>
        <w:pStyle w:val="Titre2"/>
        <w:rPr>
          <w:b/>
        </w:rPr>
      </w:pPr>
      <w:bookmarkStart w:id="95" w:name="_5orr9lvzu6f9" w:colFirst="0" w:colLast="0"/>
      <w:bookmarkEnd w:id="95"/>
      <w:proofErr w:type="spellStart"/>
      <w:r>
        <w:rPr>
          <w:b/>
        </w:rPr>
        <w:t>ChoiceDialog</w:t>
      </w:r>
      <w:proofErr w:type="spellEnd"/>
    </w:p>
    <w:p w14:paraId="3EB377A9" w14:textId="77777777" w:rsidR="00E879D8" w:rsidRDefault="00000000">
      <w:r>
        <w:t xml:space="preserve"> </w:t>
      </w:r>
      <w:proofErr w:type="spellStart"/>
      <w:r>
        <w:rPr>
          <w:b/>
          <w:color w:val="4FBB1F"/>
        </w:rPr>
        <w:t>ChoiceDialog</w:t>
      </w:r>
      <w:proofErr w:type="spellEnd"/>
      <w:r>
        <w:rPr>
          <w:b/>
          <w:color w:val="4FBB1F"/>
        </w:rPr>
        <w:t xml:space="preserve"> </w:t>
      </w:r>
      <w:r>
        <w:t>: permet de faire un choix dans une liste</w:t>
      </w:r>
    </w:p>
    <w:p w14:paraId="06027400" w14:textId="77777777" w:rsidR="00E879D8" w:rsidRDefault="00E879D8"/>
    <w:p w14:paraId="2728E32B" w14:textId="77777777" w:rsidR="00E879D8" w:rsidRDefault="00000000">
      <w:r>
        <w:t>Exemple :</w:t>
      </w:r>
    </w:p>
    <w:p w14:paraId="669FA0D1" w14:textId="77777777" w:rsidR="00E879D8" w:rsidRDefault="00000000">
      <w:r>
        <w:rPr>
          <w:noProof/>
        </w:rPr>
        <w:drawing>
          <wp:anchor distT="114300" distB="114300" distL="114300" distR="114300" simplePos="0" relativeHeight="251681792" behindDoc="0" locked="0" layoutInCell="1" hidden="0" allowOverlap="1" wp14:anchorId="7B66FC4A" wp14:editId="38E9ABED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205413" cy="1305677"/>
            <wp:effectExtent l="0" t="0" r="0" b="0"/>
            <wp:wrapNone/>
            <wp:docPr id="97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13056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E9549C" w14:textId="77777777" w:rsidR="00E879D8" w:rsidRDefault="00E879D8"/>
    <w:p w14:paraId="565FA09D" w14:textId="77777777" w:rsidR="00E879D8" w:rsidRDefault="00E879D8"/>
    <w:p w14:paraId="2DA18CDD" w14:textId="77777777" w:rsidR="00E879D8" w:rsidRDefault="00E879D8"/>
    <w:p w14:paraId="29A5CE5B" w14:textId="77777777" w:rsidR="00E879D8" w:rsidRDefault="00E879D8"/>
    <w:p w14:paraId="58EA4B41" w14:textId="77777777" w:rsidR="00E879D8" w:rsidRDefault="00E879D8"/>
    <w:p w14:paraId="2F55E06B" w14:textId="77777777" w:rsidR="00E879D8" w:rsidRDefault="00E879D8"/>
    <w:p w14:paraId="0C8F409E" w14:textId="77777777" w:rsidR="00E879D8" w:rsidRDefault="00E879D8"/>
    <w:p w14:paraId="6EAE9568" w14:textId="77777777" w:rsidR="00E879D8" w:rsidRDefault="00E879D8">
      <w:hyperlink r:id="rId67">
        <w:proofErr w:type="spellStart"/>
        <w:r>
          <w:rPr>
            <w:color w:val="1155CC"/>
            <w:u w:val="single"/>
          </w:rPr>
          <w:t>ChoiceDialog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3AA6B6D6" w14:textId="77777777" w:rsidR="00E879D8" w:rsidRDefault="00E879D8"/>
    <w:p w14:paraId="28C0F38E" w14:textId="77777777" w:rsidR="00E879D8" w:rsidRDefault="00000000">
      <w:r>
        <w:t xml:space="preserve">On peut personnaliser notre boîte de dialogue : </w:t>
      </w:r>
    </w:p>
    <w:p w14:paraId="0D4C50D3" w14:textId="77777777" w:rsidR="00E879D8" w:rsidRDefault="00000000">
      <w:pPr>
        <w:numPr>
          <w:ilvl w:val="0"/>
          <w:numId w:val="86"/>
        </w:numPr>
      </w:pPr>
      <w:proofErr w:type="gramStart"/>
      <w:r>
        <w:t>définir</w:t>
      </w:r>
      <w:proofErr w:type="gramEnd"/>
      <w:r>
        <w:t xml:space="preserve"> un contenu étendu (qui peut être plié/déplié) :</w:t>
      </w:r>
    </w:p>
    <w:p w14:paraId="43C57802" w14:textId="77777777" w:rsidR="00E879D8" w:rsidRDefault="00000000">
      <w:pPr>
        <w:ind w:left="720"/>
        <w:rPr>
          <w:i/>
        </w:rPr>
      </w:pPr>
      <w:proofErr w:type="spellStart"/>
      <w:proofErr w:type="gramStart"/>
      <w:r>
        <w:rPr>
          <w:i/>
        </w:rPr>
        <w:t>dialog.getDialogPane</w:t>
      </w:r>
      <w:proofErr w:type="spellEnd"/>
      <w:proofErr w:type="gramEnd"/>
      <w:r>
        <w:rPr>
          <w:i/>
        </w:rPr>
        <w:t>(</w:t>
      </w:r>
      <w:proofErr w:type="gramStart"/>
      <w:r>
        <w:rPr>
          <w:i/>
        </w:rPr>
        <w:t>).</w:t>
      </w:r>
      <w:proofErr w:type="spellStart"/>
      <w:r>
        <w:rPr>
          <w:i/>
        </w:rPr>
        <w:t>setExpandableContent</w:t>
      </w:r>
      <w:proofErr w:type="spellEnd"/>
      <w:proofErr w:type="gramEnd"/>
      <w:r>
        <w:rPr>
          <w:i/>
        </w:rPr>
        <w:t>(</w:t>
      </w:r>
      <w:proofErr w:type="spellStart"/>
      <w:r>
        <w:rPr>
          <w:i/>
        </w:rPr>
        <w:t>node</w:t>
      </w:r>
      <w:proofErr w:type="spellEnd"/>
      <w:proofErr w:type="gramStart"/>
      <w:r>
        <w:rPr>
          <w:i/>
        </w:rPr>
        <w:t>);</w:t>
      </w:r>
      <w:proofErr w:type="gramEnd"/>
      <w:r>
        <w:rPr>
          <w:i/>
        </w:rPr>
        <w:t xml:space="preserve"> </w:t>
      </w:r>
    </w:p>
    <w:p w14:paraId="0999B7E7" w14:textId="77777777" w:rsidR="00E879D8" w:rsidRDefault="00E879D8">
      <w:pPr>
        <w:ind w:left="720"/>
      </w:pPr>
    </w:p>
    <w:p w14:paraId="6930BDDB" w14:textId="77777777" w:rsidR="00E879D8" w:rsidRDefault="00000000">
      <w:pPr>
        <w:numPr>
          <w:ilvl w:val="0"/>
          <w:numId w:val="13"/>
        </w:numPr>
      </w:pPr>
      <w:proofErr w:type="gramStart"/>
      <w:r>
        <w:t>spécifier</w:t>
      </w:r>
      <w:proofErr w:type="gramEnd"/>
      <w:r>
        <w:t xml:space="preserve"> une nouvelle icône (par défaut l’icône est déterminée par le type de la boîte de dialogue) : </w:t>
      </w:r>
    </w:p>
    <w:p w14:paraId="0DF06975" w14:textId="77777777" w:rsidR="00E879D8" w:rsidRDefault="00000000">
      <w:pPr>
        <w:ind w:left="720"/>
        <w:rPr>
          <w:i/>
        </w:rPr>
      </w:pPr>
      <w:proofErr w:type="spellStart"/>
      <w:proofErr w:type="gramStart"/>
      <w:r>
        <w:rPr>
          <w:i/>
        </w:rPr>
        <w:t>dialog.setGraphic</w:t>
      </w:r>
      <w:proofErr w:type="spellEnd"/>
      <w:proofErr w:type="gramEnd"/>
      <w:r>
        <w:rPr>
          <w:i/>
        </w:rPr>
        <w:t xml:space="preserve">(new </w:t>
      </w:r>
      <w:proofErr w:type="spellStart"/>
      <w:r>
        <w:rPr>
          <w:i/>
        </w:rPr>
        <w:t>ImageView</w:t>
      </w:r>
      <w:proofErr w:type="spellEnd"/>
      <w:r>
        <w:rPr>
          <w:i/>
        </w:rPr>
        <w:t>("/icone.png")</w:t>
      </w:r>
      <w:proofErr w:type="gramStart"/>
      <w:r>
        <w:rPr>
          <w:i/>
        </w:rPr>
        <w:t>);</w:t>
      </w:r>
      <w:proofErr w:type="gramEnd"/>
      <w:r>
        <w:rPr>
          <w:i/>
        </w:rPr>
        <w:t xml:space="preserve"> </w:t>
      </w:r>
    </w:p>
    <w:p w14:paraId="5B0A5A62" w14:textId="77777777" w:rsidR="00E879D8" w:rsidRDefault="00E879D8"/>
    <w:p w14:paraId="373A5A3D" w14:textId="77777777" w:rsidR="00E879D8" w:rsidRDefault="00000000">
      <w:pPr>
        <w:numPr>
          <w:ilvl w:val="0"/>
          <w:numId w:val="88"/>
        </w:numPr>
      </w:pPr>
      <w:proofErr w:type="gramStart"/>
      <w:r>
        <w:t>la</w:t>
      </w:r>
      <w:proofErr w:type="gramEnd"/>
      <w:r>
        <w:t xml:space="preserve"> rendre modale ou non modale (c’est-à-dire que l’on autorise l’utilisateur à interagir avec la fenêtre parent sans devoir fermer la boite de dialogue) : </w:t>
      </w:r>
    </w:p>
    <w:p w14:paraId="54A49A92" w14:textId="77777777" w:rsidR="00E879D8" w:rsidRDefault="00000000">
      <w:pPr>
        <w:ind w:left="720"/>
      </w:pPr>
      <w:proofErr w:type="spellStart"/>
      <w:proofErr w:type="gramStart"/>
      <w:r>
        <w:rPr>
          <w:i/>
        </w:rPr>
        <w:t>dialog.initModality</w:t>
      </w:r>
      <w:proofErr w:type="spellEnd"/>
      <w:proofErr w:type="gramEnd"/>
      <w:r>
        <w:rPr>
          <w:i/>
        </w:rPr>
        <w:t>(</w:t>
      </w:r>
      <w:proofErr w:type="spellStart"/>
      <w:r>
        <w:rPr>
          <w:i/>
        </w:rPr>
        <w:t>Modality.NONE</w:t>
      </w:r>
      <w:proofErr w:type="spellEnd"/>
      <w:proofErr w:type="gramStart"/>
      <w:r>
        <w:rPr>
          <w:i/>
        </w:rPr>
        <w:t>);</w:t>
      </w:r>
      <w:proofErr w:type="gramEnd"/>
    </w:p>
    <w:p w14:paraId="49CAA6A9" w14:textId="77777777" w:rsidR="00E879D8" w:rsidRDefault="00000000">
      <w:pPr>
        <w:pStyle w:val="Titre2"/>
        <w:rPr>
          <w:b/>
        </w:rPr>
      </w:pPr>
      <w:bookmarkStart w:id="96" w:name="_6drz4hlw5inz" w:colFirst="0" w:colLast="0"/>
      <w:bookmarkEnd w:id="96"/>
      <w:r>
        <w:rPr>
          <w:b/>
        </w:rPr>
        <w:lastRenderedPageBreak/>
        <w:t>Les boîtes de dialogues spécialisées</w:t>
      </w:r>
    </w:p>
    <w:p w14:paraId="7E687024" w14:textId="77777777" w:rsidR="00E879D8" w:rsidRDefault="00000000">
      <w:r>
        <w:t xml:space="preserve">Le </w:t>
      </w:r>
      <w:proofErr w:type="spellStart"/>
      <w:r>
        <w:rPr>
          <w:b/>
        </w:rPr>
        <w:t>FileChooser</w:t>
      </w:r>
      <w:proofErr w:type="spellEnd"/>
      <w:r>
        <w:rPr>
          <w:b/>
        </w:rPr>
        <w:t xml:space="preserve"> </w:t>
      </w:r>
      <w:r>
        <w:t xml:space="preserve">: permet de naviguer dans le système de fichiers afin de choisir un fichier (affichage dépend du système d’exploitation) </w:t>
      </w:r>
    </w:p>
    <w:p w14:paraId="07A3119D" w14:textId="77777777" w:rsidR="00E879D8" w:rsidRDefault="00E879D8"/>
    <w:p w14:paraId="15E76351" w14:textId="77777777" w:rsidR="00E879D8" w:rsidRDefault="00000000">
      <w:r>
        <w:t xml:space="preserve">Le </w:t>
      </w:r>
      <w:proofErr w:type="spellStart"/>
      <w:r>
        <w:rPr>
          <w:b/>
        </w:rPr>
        <w:t>DirectoryChooser</w:t>
      </w:r>
      <w:proofErr w:type="spellEnd"/>
      <w:r>
        <w:rPr>
          <w:b/>
        </w:rPr>
        <w:t xml:space="preserve"> </w:t>
      </w:r>
      <w:r>
        <w:t xml:space="preserve">: permet de naviguer dans le système de fichiers afin de choisir un répertoire </w:t>
      </w:r>
    </w:p>
    <w:p w14:paraId="68D9E580" w14:textId="77777777" w:rsidR="00E879D8" w:rsidRDefault="00E879D8"/>
    <w:p w14:paraId="0A465FDB" w14:textId="77777777" w:rsidR="00E879D8" w:rsidRDefault="00000000">
      <w:r>
        <w:t xml:space="preserve">Le </w:t>
      </w:r>
      <w:proofErr w:type="spellStart"/>
      <w:r>
        <w:rPr>
          <w:b/>
        </w:rPr>
        <w:t>DatePicker</w:t>
      </w:r>
      <w:proofErr w:type="spellEnd"/>
      <w:r>
        <w:rPr>
          <w:b/>
        </w:rPr>
        <w:t xml:space="preserve"> </w:t>
      </w:r>
      <w:r>
        <w:t xml:space="preserve">: permet de sélectionner une date dans un calendrier </w:t>
      </w:r>
    </w:p>
    <w:p w14:paraId="48D80DCE" w14:textId="77777777" w:rsidR="00E879D8" w:rsidRDefault="00E879D8"/>
    <w:p w14:paraId="239668FC" w14:textId="77777777" w:rsidR="00E879D8" w:rsidRDefault="00000000">
      <w:r>
        <w:t xml:space="preserve">Le </w:t>
      </w:r>
      <w:proofErr w:type="spellStart"/>
      <w:r>
        <w:rPr>
          <w:b/>
        </w:rPr>
        <w:t>ColorPicker</w:t>
      </w:r>
      <w:proofErr w:type="spellEnd"/>
      <w:r>
        <w:rPr>
          <w:b/>
        </w:rPr>
        <w:t xml:space="preserve"> </w:t>
      </w:r>
      <w:r>
        <w:t>: permet de choisir une couleur dans une palette, il peut même définir une nuance de couleur</w:t>
      </w:r>
      <w:r>
        <w:rPr>
          <w:noProof/>
        </w:rPr>
        <w:drawing>
          <wp:anchor distT="114300" distB="114300" distL="114300" distR="114300" simplePos="0" relativeHeight="251682816" behindDoc="0" locked="0" layoutInCell="1" hidden="0" allowOverlap="1" wp14:anchorId="7775857A" wp14:editId="728E861D">
            <wp:simplePos x="0" y="0"/>
            <wp:positionH relativeFrom="column">
              <wp:posOffset>-195262</wp:posOffset>
            </wp:positionH>
            <wp:positionV relativeFrom="paragraph">
              <wp:posOffset>352425</wp:posOffset>
            </wp:positionV>
            <wp:extent cx="2471738" cy="2440450"/>
            <wp:effectExtent l="0" t="0" r="0" b="0"/>
            <wp:wrapNone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244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465A85" w14:textId="77777777" w:rsidR="00E879D8" w:rsidRDefault="00E879D8"/>
    <w:p w14:paraId="120B8B64" w14:textId="77777777" w:rsidR="00E879D8" w:rsidRDefault="00000000">
      <w:r>
        <w:rPr>
          <w:noProof/>
        </w:rPr>
        <w:drawing>
          <wp:anchor distT="114300" distB="114300" distL="114300" distR="114300" simplePos="0" relativeHeight="251683840" behindDoc="0" locked="0" layoutInCell="1" hidden="0" allowOverlap="1" wp14:anchorId="60BBFCD8" wp14:editId="26DFE37B">
            <wp:simplePos x="0" y="0"/>
            <wp:positionH relativeFrom="column">
              <wp:posOffset>2352675</wp:posOffset>
            </wp:positionH>
            <wp:positionV relativeFrom="paragraph">
              <wp:posOffset>224837</wp:posOffset>
            </wp:positionV>
            <wp:extent cx="4176713" cy="1960297"/>
            <wp:effectExtent l="0" t="0" r="0" b="0"/>
            <wp:wrapNone/>
            <wp:docPr id="4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1960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EF4475" w14:textId="77777777" w:rsidR="00E879D8" w:rsidRDefault="00E879D8"/>
    <w:p w14:paraId="79222121" w14:textId="77777777" w:rsidR="00E879D8" w:rsidRDefault="00E879D8"/>
    <w:p w14:paraId="2D5DED05" w14:textId="77777777" w:rsidR="00E879D8" w:rsidRDefault="00E879D8"/>
    <w:p w14:paraId="075AA060" w14:textId="77777777" w:rsidR="00E879D8" w:rsidRDefault="00E879D8"/>
    <w:p w14:paraId="3AC74842" w14:textId="77777777" w:rsidR="00E879D8" w:rsidRDefault="00E879D8"/>
    <w:p w14:paraId="0A2BED76" w14:textId="77777777" w:rsidR="00E879D8" w:rsidRDefault="00E879D8">
      <w:pPr>
        <w:pStyle w:val="Titre1"/>
        <w:rPr>
          <w:b/>
          <w:u w:val="single"/>
        </w:rPr>
      </w:pPr>
      <w:bookmarkStart w:id="97" w:name="_dbd60gd7fozr" w:colFirst="0" w:colLast="0"/>
      <w:bookmarkEnd w:id="97"/>
    </w:p>
    <w:p w14:paraId="52418768" w14:textId="77777777" w:rsidR="00E879D8" w:rsidRDefault="00E879D8">
      <w:pPr>
        <w:pStyle w:val="Titre1"/>
        <w:rPr>
          <w:b/>
          <w:u w:val="single"/>
        </w:rPr>
      </w:pPr>
      <w:bookmarkStart w:id="98" w:name="_p8xbw1e6odeg" w:colFirst="0" w:colLast="0"/>
      <w:bookmarkEnd w:id="98"/>
    </w:p>
    <w:p w14:paraId="36F47BD2" w14:textId="77777777" w:rsidR="00E879D8" w:rsidRDefault="00000000">
      <w:pPr>
        <w:pStyle w:val="Titre1"/>
        <w:rPr>
          <w:b/>
        </w:rPr>
      </w:pPr>
      <w:bookmarkStart w:id="99" w:name="_v2nis3hee81" w:colFirst="0" w:colLast="0"/>
      <w:bookmarkEnd w:id="99"/>
      <w:r>
        <w:rPr>
          <w:b/>
        </w:rPr>
        <w:t>Les propriétés et le mécanisme de binding</w:t>
      </w:r>
    </w:p>
    <w:p w14:paraId="5C3EF55D" w14:textId="77777777" w:rsidR="00E879D8" w:rsidRDefault="00E879D8"/>
    <w:p w14:paraId="7657D4F6" w14:textId="77777777" w:rsidR="00E879D8" w:rsidRDefault="00000000">
      <w:pPr>
        <w:pStyle w:val="Titre2"/>
        <w:rPr>
          <w:b/>
        </w:rPr>
      </w:pPr>
      <w:bookmarkStart w:id="100" w:name="_b2sts6em1vjj" w:colFirst="0" w:colLast="0"/>
      <w:bookmarkEnd w:id="100"/>
      <w:r>
        <w:rPr>
          <w:b/>
        </w:rPr>
        <w:t>Le concept de propriété</w:t>
      </w:r>
    </w:p>
    <w:p w14:paraId="2291DBF4" w14:textId="77777777" w:rsidR="00E879D8" w:rsidRDefault="00000000">
      <w:r>
        <w:t xml:space="preserve">Une propriété (nommée aussi attribut) est un élément qui permet de décrire une classe </w:t>
      </w:r>
    </w:p>
    <w:p w14:paraId="50AFD969" w14:textId="77777777" w:rsidR="00E879D8" w:rsidRDefault="00000000">
      <w:r>
        <w:tab/>
        <w:t>(</w:t>
      </w:r>
      <w:proofErr w:type="gramStart"/>
      <w:r>
        <w:t>tout</w:t>
      </w:r>
      <w:proofErr w:type="gramEnd"/>
      <w:r>
        <w:t xml:space="preserve"> du moins une partie de cette classe) </w:t>
      </w:r>
    </w:p>
    <w:p w14:paraId="05346CB6" w14:textId="77777777" w:rsidR="00E879D8" w:rsidRDefault="00E879D8"/>
    <w:p w14:paraId="473B343E" w14:textId="77777777" w:rsidR="00E879D8" w:rsidRDefault="00000000">
      <w:r>
        <w:t>On lui adjoint des méthodes pour pouvoir</w:t>
      </w:r>
    </w:p>
    <w:p w14:paraId="45501C38" w14:textId="77777777" w:rsidR="00E879D8" w:rsidRDefault="00000000">
      <w:pPr>
        <w:numPr>
          <w:ilvl w:val="0"/>
          <w:numId w:val="69"/>
        </w:numPr>
      </w:pPr>
      <w:proofErr w:type="gramStart"/>
      <w:r>
        <w:t>la</w:t>
      </w:r>
      <w:proofErr w:type="gramEnd"/>
      <w:r>
        <w:t xml:space="preserve"> lire : </w:t>
      </w:r>
      <w:proofErr w:type="spellStart"/>
      <w:r>
        <w:t>get</w:t>
      </w:r>
      <w:proofErr w:type="spellEnd"/>
      <w:r>
        <w:t xml:space="preserve"> / accesseur</w:t>
      </w:r>
    </w:p>
    <w:p w14:paraId="2D576730" w14:textId="77777777" w:rsidR="00E879D8" w:rsidRDefault="00000000">
      <w:pPr>
        <w:numPr>
          <w:ilvl w:val="0"/>
          <w:numId w:val="69"/>
        </w:numPr>
      </w:pPr>
      <w:proofErr w:type="gramStart"/>
      <w:r>
        <w:t>la</w:t>
      </w:r>
      <w:proofErr w:type="gramEnd"/>
      <w:r>
        <w:t xml:space="preserve"> modifier : set / mutateur</w:t>
      </w:r>
    </w:p>
    <w:p w14:paraId="0D1E63EC" w14:textId="77777777" w:rsidR="00E879D8" w:rsidRDefault="00E879D8"/>
    <w:p w14:paraId="61EC1326" w14:textId="77777777" w:rsidR="00E879D8" w:rsidRDefault="00000000">
      <w:r>
        <w:t xml:space="preserve">Normée en Java : </w:t>
      </w:r>
    </w:p>
    <w:p w14:paraId="38A77E69" w14:textId="77777777" w:rsidR="00E879D8" w:rsidRDefault="00000000">
      <w:pPr>
        <w:numPr>
          <w:ilvl w:val="0"/>
          <w:numId w:val="124"/>
        </w:numPr>
      </w:pPr>
      <w:proofErr w:type="gramStart"/>
      <w:r>
        <w:t>attribut</w:t>
      </w:r>
      <w:proofErr w:type="gramEnd"/>
      <w:r>
        <w:t xml:space="preserve"> </w:t>
      </w:r>
      <w:r>
        <w:rPr>
          <w:b/>
          <w:i/>
        </w:rPr>
        <w:t xml:space="preserve">solde </w:t>
      </w:r>
      <w:r>
        <w:t xml:space="preserve">de type </w:t>
      </w:r>
      <w:r>
        <w:rPr>
          <w:i/>
        </w:rPr>
        <w:t xml:space="preserve">double </w:t>
      </w:r>
      <w:r>
        <w:rPr>
          <w:rFonts w:ascii="Arial Unicode MS" w:eastAsia="Arial Unicode MS" w:hAnsi="Arial Unicode MS" w:cs="Arial Unicode MS"/>
        </w:rPr>
        <w:t xml:space="preserve">→ </w:t>
      </w:r>
      <w:proofErr w:type="spellStart"/>
      <w:proofErr w:type="gramStart"/>
      <w:r>
        <w:rPr>
          <w:b/>
          <w:color w:val="4FBB1F"/>
        </w:rPr>
        <w:t>getSolde</w:t>
      </w:r>
      <w:proofErr w:type="spellEnd"/>
      <w:r>
        <w:rPr>
          <w:b/>
          <w:color w:val="4FBB1F"/>
        </w:rPr>
        <w:t>( )</w:t>
      </w:r>
      <w:proofErr w:type="gramEnd"/>
      <w:r>
        <w:rPr>
          <w:b/>
          <w:color w:val="4FBB1F"/>
        </w:rPr>
        <w:t xml:space="preserve"> </w:t>
      </w:r>
      <w:r>
        <w:t xml:space="preserve">et </w:t>
      </w:r>
      <w:proofErr w:type="spellStart"/>
      <w:r>
        <w:rPr>
          <w:b/>
          <w:color w:val="4FBB1F"/>
        </w:rPr>
        <w:t>setSolde</w:t>
      </w:r>
      <w:proofErr w:type="spellEnd"/>
      <w:r>
        <w:rPr>
          <w:b/>
          <w:color w:val="4FBB1F"/>
        </w:rPr>
        <w:t xml:space="preserve">(double) </w:t>
      </w:r>
    </w:p>
    <w:p w14:paraId="0CA94150" w14:textId="77777777" w:rsidR="00E879D8" w:rsidRDefault="00E879D8"/>
    <w:p w14:paraId="543B5242" w14:textId="77777777" w:rsidR="00E879D8" w:rsidRDefault="00000000">
      <w:pPr>
        <w:pStyle w:val="Titre2"/>
        <w:rPr>
          <w:b/>
        </w:rPr>
      </w:pPr>
      <w:bookmarkStart w:id="101" w:name="_wi68n2z4na5l" w:colFirst="0" w:colLast="0"/>
      <w:bookmarkEnd w:id="101"/>
      <w:r>
        <w:rPr>
          <w:b/>
        </w:rPr>
        <w:t>Exemple attribut Java</w:t>
      </w:r>
    </w:p>
    <w:p w14:paraId="02CF90A9" w14:textId="77777777" w:rsidR="00E879D8" w:rsidRDefault="00000000">
      <w:proofErr w:type="gramStart"/>
      <w:r>
        <w:t>public</w:t>
      </w:r>
      <w:proofErr w:type="gramEnd"/>
      <w:r>
        <w:t xml:space="preserve"> class </w:t>
      </w:r>
      <w:proofErr w:type="spellStart"/>
      <w:r>
        <w:t>CompteBancaire</w:t>
      </w:r>
      <w:proofErr w:type="spellEnd"/>
      <w:r>
        <w:t xml:space="preserve"> { </w:t>
      </w:r>
    </w:p>
    <w:p w14:paraId="6FED5F56" w14:textId="77777777" w:rsidR="00E879D8" w:rsidRDefault="00000000">
      <w:pPr>
        <w:ind w:firstLine="720"/>
      </w:pPr>
      <w:proofErr w:type="spellStart"/>
      <w:proofErr w:type="gramStart"/>
      <w:r>
        <w:lastRenderedPageBreak/>
        <w:t>private</w:t>
      </w:r>
      <w:proofErr w:type="spellEnd"/>
      <w:proofErr w:type="gramEnd"/>
      <w:r>
        <w:t xml:space="preserve"> double </w:t>
      </w:r>
      <w:proofErr w:type="gramStart"/>
      <w:r>
        <w:t>solde;</w:t>
      </w:r>
      <w:proofErr w:type="gramEnd"/>
      <w:r>
        <w:t xml:space="preserve"> </w:t>
      </w:r>
    </w:p>
    <w:p w14:paraId="006F4C14" w14:textId="77777777" w:rsidR="00E879D8" w:rsidRDefault="00E879D8">
      <w:pPr>
        <w:ind w:firstLine="720"/>
      </w:pPr>
    </w:p>
    <w:p w14:paraId="48C6399D" w14:textId="77777777" w:rsidR="00E879D8" w:rsidRDefault="00000000">
      <w:pPr>
        <w:ind w:firstLine="720"/>
      </w:pPr>
      <w:proofErr w:type="gramStart"/>
      <w:r>
        <w:t>public</w:t>
      </w:r>
      <w:proofErr w:type="gramEnd"/>
      <w:r>
        <w:t xml:space="preserve"> double </w:t>
      </w:r>
      <w:proofErr w:type="spellStart"/>
      <w:proofErr w:type="gramStart"/>
      <w:r>
        <w:t>getSolde</w:t>
      </w:r>
      <w:proofErr w:type="spellEnd"/>
      <w:r>
        <w:t>(</w:t>
      </w:r>
      <w:proofErr w:type="gramEnd"/>
      <w:r>
        <w:t xml:space="preserve">) { </w:t>
      </w:r>
    </w:p>
    <w:p w14:paraId="779D052A" w14:textId="77777777" w:rsidR="00E879D8" w:rsidRDefault="00000000">
      <w:pPr>
        <w:ind w:left="720" w:firstLine="720"/>
      </w:pPr>
      <w:proofErr w:type="gramStart"/>
      <w:r>
        <w:t>return</w:t>
      </w:r>
      <w:proofErr w:type="gramEnd"/>
      <w:r>
        <w:t xml:space="preserve"> </w:t>
      </w:r>
      <w:proofErr w:type="gramStart"/>
      <w:r>
        <w:t>solde;</w:t>
      </w:r>
      <w:proofErr w:type="gramEnd"/>
      <w:r>
        <w:t xml:space="preserve"> </w:t>
      </w:r>
    </w:p>
    <w:p w14:paraId="5DDC0C59" w14:textId="77777777" w:rsidR="00E879D8" w:rsidRDefault="00000000">
      <w:pPr>
        <w:ind w:left="720"/>
      </w:pPr>
      <w:r>
        <w:t xml:space="preserve">} </w:t>
      </w:r>
    </w:p>
    <w:p w14:paraId="5DD2A858" w14:textId="77777777" w:rsidR="00E879D8" w:rsidRDefault="00E879D8">
      <w:pPr>
        <w:ind w:left="720"/>
      </w:pPr>
    </w:p>
    <w:p w14:paraId="75911507" w14:textId="77777777" w:rsidR="00E879D8" w:rsidRDefault="00000000">
      <w:pPr>
        <w:ind w:left="720"/>
      </w:pPr>
      <w:proofErr w:type="gramStart"/>
      <w:r>
        <w:t>public</w:t>
      </w:r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setSolde</w:t>
      </w:r>
      <w:proofErr w:type="spellEnd"/>
      <w:r>
        <w:t>(</w:t>
      </w:r>
      <w:proofErr w:type="gramEnd"/>
      <w:r>
        <w:t xml:space="preserve">double solde) { </w:t>
      </w:r>
    </w:p>
    <w:p w14:paraId="59E09E4F" w14:textId="77777777" w:rsidR="00E879D8" w:rsidRDefault="00000000">
      <w:pPr>
        <w:ind w:left="720" w:firstLine="720"/>
      </w:pPr>
      <w:proofErr w:type="spellStart"/>
      <w:proofErr w:type="gramStart"/>
      <w:r>
        <w:t>this.solde</w:t>
      </w:r>
      <w:proofErr w:type="spellEnd"/>
      <w:proofErr w:type="gramEnd"/>
      <w:r>
        <w:t xml:space="preserve"> = </w:t>
      </w:r>
      <w:proofErr w:type="gramStart"/>
      <w:r>
        <w:t>solde;</w:t>
      </w:r>
      <w:proofErr w:type="gramEnd"/>
      <w:r>
        <w:t xml:space="preserve"> </w:t>
      </w:r>
    </w:p>
    <w:p w14:paraId="192624C7" w14:textId="77777777" w:rsidR="00E879D8" w:rsidRDefault="00000000">
      <w:pPr>
        <w:ind w:left="720"/>
      </w:pPr>
      <w:r>
        <w:t xml:space="preserve">} </w:t>
      </w:r>
    </w:p>
    <w:p w14:paraId="675DA53B" w14:textId="77777777" w:rsidR="00E879D8" w:rsidRDefault="00000000">
      <w:r>
        <w:t xml:space="preserve">} </w:t>
      </w:r>
    </w:p>
    <w:p w14:paraId="0E98B874" w14:textId="77777777" w:rsidR="00E879D8" w:rsidRDefault="00E879D8">
      <w:pPr>
        <w:rPr>
          <w:b/>
        </w:rPr>
      </w:pPr>
    </w:p>
    <w:p w14:paraId="13E902D3" w14:textId="77777777" w:rsidR="00E879D8" w:rsidRDefault="00000000">
      <w:r>
        <w:rPr>
          <w:b/>
        </w:rPr>
        <w:t xml:space="preserve">En </w:t>
      </w:r>
      <w:proofErr w:type="spellStart"/>
      <w:r>
        <w:rPr>
          <w:b/>
        </w:rPr>
        <w:t>JavaFX</w:t>
      </w:r>
      <w:proofErr w:type="spellEnd"/>
      <w:r>
        <w:t xml:space="preserve">, on va plus loin : on introduit un objet de type </w:t>
      </w:r>
      <w:proofErr w:type="spellStart"/>
      <w:r>
        <w:rPr>
          <w:i/>
        </w:rPr>
        <w:t>DoubleProperty</w:t>
      </w:r>
      <w:proofErr w:type="spellEnd"/>
      <w:r>
        <w:rPr>
          <w:i/>
        </w:rPr>
        <w:t xml:space="preserve"> </w:t>
      </w:r>
      <w:r>
        <w:t xml:space="preserve">et une méthode </w:t>
      </w:r>
      <w:proofErr w:type="spellStart"/>
      <w:proofErr w:type="gramStart"/>
      <w:r>
        <w:rPr>
          <w:b/>
          <w:color w:val="4FBB1F"/>
        </w:rPr>
        <w:t>soldeProperty</w:t>
      </w:r>
      <w:proofErr w:type="spellEnd"/>
      <w:r>
        <w:rPr>
          <w:b/>
          <w:color w:val="4FBB1F"/>
        </w:rPr>
        <w:t>( )</w:t>
      </w:r>
      <w:proofErr w:type="gramEnd"/>
      <w:r>
        <w:t xml:space="preserve"> qui retourne cet objet</w:t>
      </w:r>
    </w:p>
    <w:p w14:paraId="6D1E1378" w14:textId="77777777" w:rsidR="00E879D8" w:rsidRDefault="00E879D8"/>
    <w:p w14:paraId="35DDD2FD" w14:textId="77777777" w:rsidR="00E879D8" w:rsidRPr="00EE174F" w:rsidRDefault="00000000">
      <w:pPr>
        <w:pStyle w:val="Titre2"/>
        <w:rPr>
          <w:b/>
          <w:lang w:val="en-US"/>
        </w:rPr>
      </w:pPr>
      <w:bookmarkStart w:id="102" w:name="_ca787uo6j1jl" w:colFirst="0" w:colLast="0"/>
      <w:bookmarkEnd w:id="102"/>
      <w:r w:rsidRPr="00EE174F">
        <w:rPr>
          <w:b/>
          <w:lang w:val="en-US"/>
        </w:rPr>
        <w:t>Property JavaFX</w:t>
      </w:r>
    </w:p>
    <w:p w14:paraId="19F3F912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public class </w:t>
      </w:r>
      <w:proofErr w:type="spellStart"/>
      <w:r w:rsidRPr="00EE174F">
        <w:rPr>
          <w:lang w:val="en-US"/>
        </w:rPr>
        <w:t>CompteBancaire</w:t>
      </w:r>
      <w:proofErr w:type="spellEnd"/>
      <w:r w:rsidRPr="00EE174F">
        <w:rPr>
          <w:lang w:val="en-US"/>
        </w:rPr>
        <w:t xml:space="preserve"> { </w:t>
      </w:r>
    </w:p>
    <w:p w14:paraId="3FA6F41E" w14:textId="77777777" w:rsidR="00E879D8" w:rsidRPr="00EE174F" w:rsidRDefault="00000000">
      <w:pPr>
        <w:ind w:firstLine="720"/>
        <w:rPr>
          <w:lang w:val="en-US"/>
        </w:rPr>
      </w:pPr>
      <w:r w:rsidRPr="00EE174F">
        <w:rPr>
          <w:lang w:val="en-US"/>
        </w:rPr>
        <w:t xml:space="preserve">private </w:t>
      </w:r>
      <w:proofErr w:type="spellStart"/>
      <w:r w:rsidRPr="00EE174F">
        <w:rPr>
          <w:lang w:val="en-US"/>
        </w:rPr>
        <w:t>DoubleProperty</w:t>
      </w:r>
      <w:proofErr w:type="spellEnd"/>
      <w:r w:rsidRPr="00EE174F">
        <w:rPr>
          <w:lang w:val="en-US"/>
        </w:rPr>
        <w:t xml:space="preserve"> </w:t>
      </w:r>
      <w:proofErr w:type="spellStart"/>
      <w:r w:rsidRPr="00EE174F">
        <w:rPr>
          <w:lang w:val="en-US"/>
        </w:rPr>
        <w:t>solde</w:t>
      </w:r>
      <w:proofErr w:type="spellEnd"/>
      <w:r w:rsidRPr="00EE174F">
        <w:rPr>
          <w:lang w:val="en-US"/>
        </w:rPr>
        <w:t xml:space="preserve"> = new </w:t>
      </w:r>
      <w:proofErr w:type="spellStart"/>
      <w:proofErr w:type="gramStart"/>
      <w:r w:rsidRPr="00EE174F">
        <w:rPr>
          <w:lang w:val="en-US"/>
        </w:rPr>
        <w:t>SimpleDoubleProperty</w:t>
      </w:r>
      <w:proofErr w:type="spellEnd"/>
      <w:r w:rsidRPr="00EE174F">
        <w:rPr>
          <w:lang w:val="en-US"/>
        </w:rPr>
        <w:t>();</w:t>
      </w:r>
      <w:proofErr w:type="gramEnd"/>
      <w:r w:rsidRPr="00EE174F">
        <w:rPr>
          <w:lang w:val="en-US"/>
        </w:rPr>
        <w:t xml:space="preserve"> </w:t>
      </w:r>
    </w:p>
    <w:p w14:paraId="02EFEECE" w14:textId="77777777" w:rsidR="00E879D8" w:rsidRPr="00EE174F" w:rsidRDefault="00E879D8">
      <w:pPr>
        <w:ind w:firstLine="720"/>
        <w:rPr>
          <w:lang w:val="en-US"/>
        </w:rPr>
      </w:pPr>
    </w:p>
    <w:p w14:paraId="49A90863" w14:textId="77777777" w:rsidR="00E879D8" w:rsidRPr="00EE174F" w:rsidRDefault="00000000">
      <w:pPr>
        <w:ind w:firstLine="720"/>
        <w:rPr>
          <w:lang w:val="en-US"/>
        </w:rPr>
      </w:pPr>
      <w:r w:rsidRPr="00EE174F">
        <w:rPr>
          <w:lang w:val="en-US"/>
        </w:rPr>
        <w:t xml:space="preserve">public final double </w:t>
      </w:r>
      <w:proofErr w:type="spellStart"/>
      <w:proofErr w:type="gramStart"/>
      <w:r w:rsidRPr="00EE174F">
        <w:rPr>
          <w:lang w:val="en-US"/>
        </w:rPr>
        <w:t>getSolde</w:t>
      </w:r>
      <w:proofErr w:type="spellEnd"/>
      <w:r w:rsidRPr="00EE174F">
        <w:rPr>
          <w:lang w:val="en-US"/>
        </w:rPr>
        <w:t>(</w:t>
      </w:r>
      <w:proofErr w:type="gramEnd"/>
      <w:r w:rsidRPr="00EE174F">
        <w:rPr>
          <w:lang w:val="en-US"/>
        </w:rPr>
        <w:t xml:space="preserve">) { </w:t>
      </w:r>
    </w:p>
    <w:p w14:paraId="74B3969B" w14:textId="77777777" w:rsidR="00E879D8" w:rsidRPr="00EE174F" w:rsidRDefault="00000000">
      <w:pPr>
        <w:ind w:left="720" w:firstLine="720"/>
        <w:rPr>
          <w:lang w:val="en-US"/>
        </w:rPr>
      </w:pPr>
      <w:r w:rsidRPr="00EE174F">
        <w:rPr>
          <w:lang w:val="en-US"/>
        </w:rPr>
        <w:t xml:space="preserve">return </w:t>
      </w:r>
      <w:proofErr w:type="spellStart"/>
      <w:proofErr w:type="gramStart"/>
      <w:r w:rsidRPr="00EE174F">
        <w:rPr>
          <w:lang w:val="en-US"/>
        </w:rPr>
        <w:t>solde.get</w:t>
      </w:r>
      <w:proofErr w:type="spellEnd"/>
      <w:r w:rsidRPr="00EE174F">
        <w:rPr>
          <w:lang w:val="en-US"/>
        </w:rPr>
        <w:t>();</w:t>
      </w:r>
      <w:proofErr w:type="gramEnd"/>
      <w:r w:rsidRPr="00EE174F">
        <w:rPr>
          <w:lang w:val="en-US"/>
        </w:rPr>
        <w:t xml:space="preserve"> </w:t>
      </w:r>
    </w:p>
    <w:p w14:paraId="28A5A495" w14:textId="77777777" w:rsidR="00E879D8" w:rsidRPr="00EE174F" w:rsidRDefault="00000000">
      <w:pPr>
        <w:ind w:left="720"/>
        <w:rPr>
          <w:lang w:val="en-US"/>
        </w:rPr>
      </w:pPr>
      <w:r w:rsidRPr="00EE174F">
        <w:rPr>
          <w:lang w:val="en-US"/>
        </w:rPr>
        <w:t xml:space="preserve">} </w:t>
      </w:r>
    </w:p>
    <w:p w14:paraId="75A7ADBC" w14:textId="77777777" w:rsidR="00E879D8" w:rsidRPr="00EE174F" w:rsidRDefault="00E879D8">
      <w:pPr>
        <w:ind w:left="720"/>
        <w:rPr>
          <w:lang w:val="en-US"/>
        </w:rPr>
      </w:pPr>
    </w:p>
    <w:p w14:paraId="3CC0FBAF" w14:textId="77777777" w:rsidR="00E879D8" w:rsidRPr="00EE174F" w:rsidRDefault="00000000">
      <w:pPr>
        <w:ind w:left="720"/>
        <w:rPr>
          <w:lang w:val="en-US"/>
        </w:rPr>
      </w:pPr>
      <w:r w:rsidRPr="00EE174F">
        <w:rPr>
          <w:lang w:val="en-US"/>
        </w:rPr>
        <w:t xml:space="preserve">public final void </w:t>
      </w:r>
      <w:proofErr w:type="spellStart"/>
      <w:proofErr w:type="gramStart"/>
      <w:r w:rsidRPr="00EE174F">
        <w:rPr>
          <w:lang w:val="en-US"/>
        </w:rPr>
        <w:t>setSolde</w:t>
      </w:r>
      <w:proofErr w:type="spellEnd"/>
      <w:r w:rsidRPr="00EE174F">
        <w:rPr>
          <w:lang w:val="en-US"/>
        </w:rPr>
        <w:t>(</w:t>
      </w:r>
      <w:proofErr w:type="gramEnd"/>
      <w:r w:rsidRPr="00EE174F">
        <w:rPr>
          <w:lang w:val="en-US"/>
        </w:rPr>
        <w:t xml:space="preserve">double </w:t>
      </w:r>
      <w:proofErr w:type="spellStart"/>
      <w:proofErr w:type="gramStart"/>
      <w:r w:rsidRPr="00EE174F">
        <w:rPr>
          <w:lang w:val="en-US"/>
        </w:rPr>
        <w:t>solde</w:t>
      </w:r>
      <w:proofErr w:type="spellEnd"/>
      <w:r w:rsidRPr="00EE174F">
        <w:rPr>
          <w:lang w:val="en-US"/>
        </w:rPr>
        <w:t>) {</w:t>
      </w:r>
      <w:proofErr w:type="gramEnd"/>
      <w:r w:rsidRPr="00EE174F">
        <w:rPr>
          <w:lang w:val="en-US"/>
        </w:rPr>
        <w:t xml:space="preserve"> </w:t>
      </w:r>
    </w:p>
    <w:p w14:paraId="5284421D" w14:textId="77777777" w:rsidR="00E879D8" w:rsidRPr="00EE174F" w:rsidRDefault="00000000">
      <w:pPr>
        <w:ind w:left="720" w:firstLine="720"/>
        <w:rPr>
          <w:lang w:val="en-US"/>
        </w:rPr>
      </w:pPr>
      <w:proofErr w:type="spellStart"/>
      <w:r w:rsidRPr="00EE174F">
        <w:rPr>
          <w:lang w:val="en-US"/>
        </w:rPr>
        <w:t>this.solde.set</w:t>
      </w:r>
      <w:proofErr w:type="spellEnd"/>
      <w:r w:rsidRPr="00EE174F">
        <w:rPr>
          <w:lang w:val="en-US"/>
        </w:rPr>
        <w:t>(</w:t>
      </w:r>
      <w:proofErr w:type="spellStart"/>
      <w:r w:rsidRPr="00EE174F">
        <w:rPr>
          <w:lang w:val="en-US"/>
        </w:rPr>
        <w:t>solde</w:t>
      </w:r>
      <w:proofErr w:type="spellEnd"/>
      <w:proofErr w:type="gramStart"/>
      <w:r w:rsidRPr="00EE174F">
        <w:rPr>
          <w:lang w:val="en-US"/>
        </w:rPr>
        <w:t>);</w:t>
      </w:r>
      <w:proofErr w:type="gramEnd"/>
      <w:r w:rsidRPr="00EE174F">
        <w:rPr>
          <w:lang w:val="en-US"/>
        </w:rPr>
        <w:t xml:space="preserve"> </w:t>
      </w:r>
    </w:p>
    <w:p w14:paraId="36E92EB3" w14:textId="77777777" w:rsidR="00E879D8" w:rsidRPr="00EE174F" w:rsidRDefault="00000000">
      <w:pPr>
        <w:ind w:left="720"/>
        <w:rPr>
          <w:lang w:val="en-US"/>
        </w:rPr>
      </w:pPr>
      <w:r w:rsidRPr="00EE174F">
        <w:rPr>
          <w:lang w:val="en-US"/>
        </w:rPr>
        <w:t xml:space="preserve">} </w:t>
      </w:r>
    </w:p>
    <w:p w14:paraId="2AB14C8A" w14:textId="77777777" w:rsidR="00E879D8" w:rsidRPr="00EE174F" w:rsidRDefault="00E879D8">
      <w:pPr>
        <w:ind w:left="720"/>
        <w:rPr>
          <w:lang w:val="en-US"/>
        </w:rPr>
      </w:pPr>
    </w:p>
    <w:p w14:paraId="6ED216DB" w14:textId="77777777" w:rsidR="00E879D8" w:rsidRPr="00EE174F" w:rsidRDefault="00000000">
      <w:pPr>
        <w:ind w:left="720"/>
        <w:rPr>
          <w:lang w:val="en-US"/>
        </w:rPr>
      </w:pPr>
      <w:r w:rsidRPr="00EE174F">
        <w:rPr>
          <w:lang w:val="en-US"/>
        </w:rPr>
        <w:t xml:space="preserve">public </w:t>
      </w:r>
      <w:proofErr w:type="spellStart"/>
      <w:r w:rsidRPr="00EE174F">
        <w:rPr>
          <w:lang w:val="en-US"/>
        </w:rPr>
        <w:t>DoubleProperty</w:t>
      </w:r>
      <w:proofErr w:type="spellEnd"/>
      <w:r w:rsidRPr="00EE174F">
        <w:rPr>
          <w:lang w:val="en-US"/>
        </w:rPr>
        <w:t xml:space="preserve"> </w:t>
      </w:r>
      <w:proofErr w:type="spellStart"/>
      <w:proofErr w:type="gramStart"/>
      <w:r w:rsidRPr="00EE174F">
        <w:rPr>
          <w:lang w:val="en-US"/>
        </w:rPr>
        <w:t>soldeProperty</w:t>
      </w:r>
      <w:proofErr w:type="spellEnd"/>
      <w:r w:rsidRPr="00EE174F">
        <w:rPr>
          <w:lang w:val="en-US"/>
        </w:rPr>
        <w:t>(</w:t>
      </w:r>
      <w:proofErr w:type="gramEnd"/>
      <w:r w:rsidRPr="00EE174F">
        <w:rPr>
          <w:lang w:val="en-US"/>
        </w:rPr>
        <w:t xml:space="preserve">) { </w:t>
      </w:r>
    </w:p>
    <w:p w14:paraId="0CC3CFC4" w14:textId="77777777" w:rsidR="00E879D8" w:rsidRPr="00A10AF7" w:rsidRDefault="00000000">
      <w:pPr>
        <w:ind w:left="720" w:firstLine="720"/>
        <w:rPr>
          <w:lang w:val="en-US"/>
        </w:rPr>
      </w:pPr>
      <w:r w:rsidRPr="00A10AF7">
        <w:rPr>
          <w:lang w:val="en-US"/>
        </w:rPr>
        <w:t xml:space="preserve">return </w:t>
      </w:r>
      <w:proofErr w:type="spellStart"/>
      <w:proofErr w:type="gramStart"/>
      <w:r w:rsidRPr="00A10AF7">
        <w:rPr>
          <w:lang w:val="en-US"/>
        </w:rPr>
        <w:t>solde</w:t>
      </w:r>
      <w:proofErr w:type="spellEnd"/>
      <w:r w:rsidRPr="00A10AF7">
        <w:rPr>
          <w:lang w:val="en-US"/>
        </w:rPr>
        <w:t>;</w:t>
      </w:r>
      <w:proofErr w:type="gramEnd"/>
      <w:r w:rsidRPr="00A10AF7">
        <w:rPr>
          <w:lang w:val="en-US"/>
        </w:rPr>
        <w:t xml:space="preserve"> </w:t>
      </w:r>
    </w:p>
    <w:p w14:paraId="4F063D96" w14:textId="77777777" w:rsidR="00E879D8" w:rsidRDefault="00000000">
      <w:pPr>
        <w:ind w:left="720"/>
      </w:pPr>
      <w:r>
        <w:t xml:space="preserve">} </w:t>
      </w:r>
    </w:p>
    <w:p w14:paraId="3D7583DA" w14:textId="77777777" w:rsidR="00E879D8" w:rsidRDefault="00000000">
      <w:r>
        <w:t>}</w:t>
      </w:r>
    </w:p>
    <w:p w14:paraId="60500C4C" w14:textId="77777777" w:rsidR="00E879D8" w:rsidRDefault="00E879D8"/>
    <w:p w14:paraId="79F4B219" w14:textId="77777777" w:rsidR="00E879D8" w:rsidRDefault="00000000">
      <w:pPr>
        <w:pStyle w:val="Titre2"/>
        <w:rPr>
          <w:b/>
        </w:rPr>
      </w:pPr>
      <w:bookmarkStart w:id="103" w:name="_lg99f3s0pam" w:colFirst="0" w:colLast="0"/>
      <w:bookmarkEnd w:id="103"/>
      <w:r>
        <w:rPr>
          <w:b/>
        </w:rPr>
        <w:t xml:space="preserve">Propriétés </w:t>
      </w:r>
      <w:proofErr w:type="spellStart"/>
      <w:r>
        <w:rPr>
          <w:b/>
        </w:rPr>
        <w:t>JavaFX</w:t>
      </w:r>
      <w:proofErr w:type="spellEnd"/>
      <w:r>
        <w:rPr>
          <w:b/>
        </w:rPr>
        <w:t xml:space="preserve"> 1/2 </w:t>
      </w:r>
    </w:p>
    <w:p w14:paraId="3B6157E7" w14:textId="77777777" w:rsidR="00E879D8" w:rsidRDefault="00000000">
      <w:r>
        <w:t xml:space="preserve">La classe abstraite </w:t>
      </w:r>
      <w:proofErr w:type="spellStart"/>
      <w:r>
        <w:rPr>
          <w:b/>
        </w:rPr>
        <w:t>DoubleProperty</w:t>
      </w:r>
      <w:proofErr w:type="spellEnd"/>
      <w:r>
        <w:rPr>
          <w:b/>
        </w:rPr>
        <w:t xml:space="preserve"> </w:t>
      </w:r>
      <w:r>
        <w:t xml:space="preserve">: </w:t>
      </w:r>
    </w:p>
    <w:p w14:paraId="20760546" w14:textId="77777777" w:rsidR="00E879D8" w:rsidRDefault="00000000">
      <w:pPr>
        <w:numPr>
          <w:ilvl w:val="0"/>
          <w:numId w:val="128"/>
        </w:numPr>
      </w:pPr>
      <w:r>
        <w:t xml:space="preserve">C’est une </w:t>
      </w:r>
      <w:proofErr w:type="spellStart"/>
      <w:r>
        <w:t>Property</w:t>
      </w:r>
      <w:proofErr w:type="spellEnd"/>
      <w:r>
        <w:t xml:space="preserve"> qui emballe une valeur de type double (</w:t>
      </w:r>
      <w:proofErr w:type="spellStart"/>
      <w:r>
        <w:rPr>
          <w:b/>
        </w:rPr>
        <w:t>Wrapper</w:t>
      </w:r>
      <w:proofErr w:type="spellEnd"/>
      <w:r>
        <w:t xml:space="preserve">) : elle permet de </w:t>
      </w:r>
      <w:r>
        <w:rPr>
          <w:b/>
        </w:rPr>
        <w:t xml:space="preserve">lire </w:t>
      </w:r>
      <w:r>
        <w:t xml:space="preserve">et </w:t>
      </w:r>
      <w:r>
        <w:rPr>
          <w:b/>
        </w:rPr>
        <w:t xml:space="preserve">modifier </w:t>
      </w:r>
      <w:r>
        <w:t xml:space="preserve">la valeur (comme la classe Double), mais aussi </w:t>
      </w:r>
      <w:r>
        <w:rPr>
          <w:b/>
        </w:rPr>
        <w:t>d’observer et de lier ses changements, ainsi que son état</w:t>
      </w:r>
    </w:p>
    <w:p w14:paraId="6AB5056D" w14:textId="77777777" w:rsidR="00E879D8" w:rsidRDefault="00E879D8">
      <w:pPr>
        <w:rPr>
          <w:b/>
        </w:rPr>
      </w:pPr>
    </w:p>
    <w:p w14:paraId="3D9E0CE0" w14:textId="77777777" w:rsidR="00E879D8" w:rsidRDefault="00000000">
      <w:r>
        <w:t xml:space="preserve">La classe </w:t>
      </w:r>
      <w:proofErr w:type="spellStart"/>
      <w:r>
        <w:t>SimpleDoubleProperty</w:t>
      </w:r>
      <w:proofErr w:type="spellEnd"/>
      <w:r>
        <w:t xml:space="preserve"> : </w:t>
      </w:r>
    </w:p>
    <w:p w14:paraId="7360C4E3" w14:textId="77777777" w:rsidR="00E879D8" w:rsidRDefault="00000000">
      <w:pPr>
        <w:numPr>
          <w:ilvl w:val="0"/>
          <w:numId w:val="132"/>
        </w:numPr>
      </w:pPr>
      <w:r>
        <w:t xml:space="preserve"> C’est une implémentation, une classe concrète</w:t>
      </w:r>
      <w:r>
        <w:rPr>
          <w:noProof/>
        </w:rPr>
        <w:drawing>
          <wp:anchor distT="114300" distB="114300" distL="114300" distR="114300" simplePos="0" relativeHeight="251684864" behindDoc="0" locked="0" layoutInCell="1" hidden="0" allowOverlap="1" wp14:anchorId="7626A692" wp14:editId="43D1146B">
            <wp:simplePos x="0" y="0"/>
            <wp:positionH relativeFrom="column">
              <wp:posOffset>76201</wp:posOffset>
            </wp:positionH>
            <wp:positionV relativeFrom="paragraph">
              <wp:posOffset>175213</wp:posOffset>
            </wp:positionV>
            <wp:extent cx="5734050" cy="1760767"/>
            <wp:effectExtent l="0" t="0" r="0" b="0"/>
            <wp:wrapNone/>
            <wp:docPr id="3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607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6E3EA9" w14:textId="77777777" w:rsidR="00E879D8" w:rsidRDefault="00E879D8"/>
    <w:p w14:paraId="3A66BF86" w14:textId="77777777" w:rsidR="00E879D8" w:rsidRDefault="00E879D8"/>
    <w:p w14:paraId="12CE4143" w14:textId="77777777" w:rsidR="00E879D8" w:rsidRDefault="00E879D8"/>
    <w:p w14:paraId="0DAA690E" w14:textId="77777777" w:rsidR="00E879D8" w:rsidRDefault="00E879D8"/>
    <w:p w14:paraId="5D8CFD06" w14:textId="77777777" w:rsidR="00E879D8" w:rsidRDefault="00E879D8"/>
    <w:p w14:paraId="04D3BF34" w14:textId="77777777" w:rsidR="00E879D8" w:rsidRDefault="00E879D8"/>
    <w:p w14:paraId="4A5AD035" w14:textId="77777777" w:rsidR="00E879D8" w:rsidRDefault="00E879D8"/>
    <w:p w14:paraId="18F26270" w14:textId="77777777" w:rsidR="00E879D8" w:rsidRDefault="00E879D8"/>
    <w:p w14:paraId="25B72CB8" w14:textId="77777777" w:rsidR="00E879D8" w:rsidRDefault="00000000">
      <w:pPr>
        <w:pStyle w:val="Titre2"/>
        <w:rPr>
          <w:b/>
        </w:rPr>
      </w:pPr>
      <w:bookmarkStart w:id="104" w:name="_ow2qhpc839jn" w:colFirst="0" w:colLast="0"/>
      <w:bookmarkEnd w:id="104"/>
      <w:r>
        <w:rPr>
          <w:b/>
        </w:rPr>
        <w:t xml:space="preserve">Propriétés </w:t>
      </w:r>
      <w:proofErr w:type="spellStart"/>
      <w:r>
        <w:rPr>
          <w:b/>
        </w:rPr>
        <w:t>JavaFX</w:t>
      </w:r>
      <w:proofErr w:type="spellEnd"/>
      <w:r>
        <w:rPr>
          <w:b/>
        </w:rPr>
        <w:t xml:space="preserve"> 2/2</w:t>
      </w:r>
    </w:p>
    <w:p w14:paraId="7F3B5400" w14:textId="77777777" w:rsidR="00E879D8" w:rsidRDefault="00000000">
      <w:r>
        <w:t xml:space="preserve">Eléments manipulables à l’aide de getter/setter </w:t>
      </w:r>
    </w:p>
    <w:p w14:paraId="221276F1" w14:textId="77777777" w:rsidR="00E879D8" w:rsidRDefault="00000000">
      <w:pPr>
        <w:numPr>
          <w:ilvl w:val="0"/>
          <w:numId w:val="53"/>
        </w:numPr>
      </w:pPr>
      <w:r>
        <w:t xml:space="preserve"> </w:t>
      </w:r>
      <w:proofErr w:type="spellStart"/>
      <w:proofErr w:type="gramStart"/>
      <w:r>
        <w:rPr>
          <w:b/>
        </w:rPr>
        <w:t>getXxx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 xml:space="preserve">) →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getSolde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 xml:space="preserve">) : implémente l’interface </w:t>
      </w:r>
      <w:proofErr w:type="spellStart"/>
      <w:r>
        <w:rPr>
          <w:rFonts w:ascii="Arial Unicode MS" w:eastAsia="Arial Unicode MS" w:hAnsi="Arial Unicode MS" w:cs="Arial Unicode MS"/>
        </w:rPr>
        <w:t>ReadOnlyProperty</w:t>
      </w:r>
      <w:proofErr w:type="spellEnd"/>
    </w:p>
    <w:p w14:paraId="3969C79B" w14:textId="77777777" w:rsidR="00E879D8" w:rsidRDefault="00000000">
      <w:pPr>
        <w:numPr>
          <w:ilvl w:val="0"/>
          <w:numId w:val="53"/>
        </w:numPr>
      </w:pPr>
      <w:proofErr w:type="spellStart"/>
      <w:proofErr w:type="gramStart"/>
      <w:r>
        <w:rPr>
          <w:b/>
        </w:rPr>
        <w:t>setXxx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 xml:space="preserve">) →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setSolde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 xml:space="preserve">) : implémente l’interface </w:t>
      </w:r>
      <w:proofErr w:type="spellStart"/>
      <w:r>
        <w:rPr>
          <w:rFonts w:ascii="Arial Unicode MS" w:eastAsia="Arial Unicode MS" w:hAnsi="Arial Unicode MS" w:cs="Arial Unicode MS"/>
        </w:rPr>
        <w:t>WritableValue</w:t>
      </w:r>
      <w:proofErr w:type="spellEnd"/>
    </w:p>
    <w:p w14:paraId="2A1B46CC" w14:textId="77777777" w:rsidR="00E879D8" w:rsidRDefault="00000000">
      <w:pPr>
        <w:numPr>
          <w:ilvl w:val="0"/>
          <w:numId w:val="53"/>
        </w:numPr>
      </w:pPr>
      <w:proofErr w:type="spellStart"/>
      <w:proofErr w:type="gramStart"/>
      <w:r>
        <w:rPr>
          <w:b/>
          <w:color w:val="FF0000"/>
        </w:rPr>
        <w:t>xxxProperty</w:t>
      </w:r>
      <w:proofErr w:type="spellEnd"/>
      <w:r>
        <w:t>(</w:t>
      </w:r>
      <w:proofErr w:type="gramEnd"/>
      <w:r>
        <w:t xml:space="preserve">) : retourne un objet implémentant l’interface </w:t>
      </w:r>
      <w:proofErr w:type="spellStart"/>
      <w:r>
        <w:rPr>
          <w:b/>
        </w:rPr>
        <w:t>Property</w:t>
      </w:r>
      <w:proofErr w:type="spellEnd"/>
    </w:p>
    <w:p w14:paraId="7377D081" w14:textId="77777777" w:rsidR="00E879D8" w:rsidRDefault="00E879D8"/>
    <w:p w14:paraId="5686E13E" w14:textId="77777777" w:rsidR="00E879D8" w:rsidRDefault="00000000">
      <w:proofErr w:type="gramStart"/>
      <w:r>
        <w:rPr>
          <w:b/>
        </w:rPr>
        <w:t>Intérêts</w:t>
      </w:r>
      <w:r>
        <w:t>:</w:t>
      </w:r>
      <w:proofErr w:type="gramEnd"/>
    </w:p>
    <w:p w14:paraId="0F7BF572" w14:textId="77777777" w:rsidR="00E879D8" w:rsidRDefault="00000000">
      <w:pPr>
        <w:numPr>
          <w:ilvl w:val="0"/>
          <w:numId w:val="8"/>
        </w:numPr>
      </w:pPr>
      <w:proofErr w:type="gramStart"/>
      <w:r>
        <w:t>peuvent</w:t>
      </w:r>
      <w:proofErr w:type="gramEnd"/>
      <w:r>
        <w:t xml:space="preserve"> être </w:t>
      </w:r>
      <w:r>
        <w:rPr>
          <w:b/>
        </w:rPr>
        <w:t xml:space="preserve">observables </w:t>
      </w:r>
      <w:r>
        <w:t>: déclenchent un évènement</w:t>
      </w:r>
    </w:p>
    <w:p w14:paraId="2183DBCD" w14:textId="77777777" w:rsidR="00E879D8" w:rsidRDefault="00000000">
      <w:pPr>
        <w:numPr>
          <w:ilvl w:val="1"/>
          <w:numId w:val="8"/>
        </w:numPr>
      </w:pPr>
      <w:proofErr w:type="gramStart"/>
      <w:r>
        <w:t>lorsque</w:t>
      </w:r>
      <w:proofErr w:type="gramEnd"/>
      <w:r>
        <w:t xml:space="preserve"> leur valeur change</w:t>
      </w:r>
    </w:p>
    <w:p w14:paraId="5A940297" w14:textId="77777777" w:rsidR="00E879D8" w:rsidRDefault="00000000">
      <w:pPr>
        <w:numPr>
          <w:ilvl w:val="1"/>
          <w:numId w:val="8"/>
        </w:numPr>
      </w:pPr>
      <w:proofErr w:type="gramStart"/>
      <w:r>
        <w:t>lorsqu’elles</w:t>
      </w:r>
      <w:proofErr w:type="gramEnd"/>
      <w:r>
        <w:t xml:space="preserve"> deviennent invalides</w:t>
      </w:r>
    </w:p>
    <w:p w14:paraId="7B3440C1" w14:textId="77777777" w:rsidR="00E879D8" w:rsidRDefault="00000000">
      <w:pPr>
        <w:numPr>
          <w:ilvl w:val="0"/>
          <w:numId w:val="21"/>
        </w:numPr>
      </w:pPr>
      <w:proofErr w:type="gramStart"/>
      <w:r>
        <w:t>peuvent</w:t>
      </w:r>
      <w:proofErr w:type="gramEnd"/>
      <w:r>
        <w:t xml:space="preserve"> être liées (</w:t>
      </w:r>
      <w:proofErr w:type="spellStart"/>
      <w:r>
        <w:rPr>
          <w:b/>
        </w:rPr>
        <w:t>bound</w:t>
      </w:r>
      <w:proofErr w:type="spellEnd"/>
      <w:r>
        <w:t xml:space="preserve">) entre-elles : c’est le </w:t>
      </w:r>
      <w:r>
        <w:rPr>
          <w:b/>
        </w:rPr>
        <w:t xml:space="preserve">binding </w:t>
      </w:r>
      <w:r>
        <w:t xml:space="preserve">! </w:t>
      </w:r>
    </w:p>
    <w:p w14:paraId="1EA52D84" w14:textId="77777777" w:rsidR="00E879D8" w:rsidRDefault="00E879D8"/>
    <w:p w14:paraId="41CFEF1B" w14:textId="77777777" w:rsidR="00E879D8" w:rsidRDefault="00000000">
      <w:r>
        <w:t xml:space="preserve">Chaque composant </w:t>
      </w:r>
      <w:proofErr w:type="spellStart"/>
      <w:r>
        <w:t>JavaFX</w:t>
      </w:r>
      <w:proofErr w:type="spellEnd"/>
      <w:r>
        <w:t xml:space="preserve"> possède de nombreuses propriétés </w:t>
      </w:r>
    </w:p>
    <w:p w14:paraId="6114A397" w14:textId="77777777" w:rsidR="00E879D8" w:rsidRDefault="00E879D8"/>
    <w:p w14:paraId="6FD4CE51" w14:textId="77777777" w:rsidR="00E879D8" w:rsidRDefault="00000000">
      <w:pPr>
        <w:pStyle w:val="Titre2"/>
        <w:rPr>
          <w:b/>
        </w:rPr>
      </w:pPr>
      <w:bookmarkStart w:id="105" w:name="_qyrpz7cflx6v" w:colFirst="0" w:colLast="0"/>
      <w:bookmarkEnd w:id="105"/>
      <w:r>
        <w:rPr>
          <w:b/>
        </w:rPr>
        <w:t xml:space="preserve">Exemple avec </w:t>
      </w:r>
      <w:proofErr w:type="spellStart"/>
      <w:r>
        <w:rPr>
          <w:b/>
        </w:rPr>
        <w:t>MenuItem</w:t>
      </w:r>
      <w:proofErr w:type="spellEnd"/>
    </w:p>
    <w:p w14:paraId="51FBD9EF" w14:textId="77777777" w:rsidR="00E879D8" w:rsidRDefault="00000000">
      <w:r>
        <w:t xml:space="preserve"> Exemple de propriétés pour le composant </w:t>
      </w:r>
      <w:proofErr w:type="spellStart"/>
      <w:r>
        <w:t>MenuItem</w:t>
      </w:r>
      <w:proofErr w:type="spellEnd"/>
      <w:r>
        <w:t xml:space="preserve"> :</w:t>
      </w:r>
      <w:r>
        <w:rPr>
          <w:noProof/>
        </w:rPr>
        <w:drawing>
          <wp:anchor distT="114300" distB="114300" distL="114300" distR="114300" simplePos="0" relativeHeight="251685888" behindDoc="0" locked="0" layoutInCell="1" hidden="0" allowOverlap="1" wp14:anchorId="47091D92" wp14:editId="43C03591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805363" cy="3376525"/>
            <wp:effectExtent l="0" t="0" r="0" b="0"/>
            <wp:wrapNone/>
            <wp:docPr id="59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3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E47DDD" w14:textId="77777777" w:rsidR="00E879D8" w:rsidRDefault="00E879D8"/>
    <w:p w14:paraId="69BD7188" w14:textId="77777777" w:rsidR="00E879D8" w:rsidRDefault="00E879D8"/>
    <w:p w14:paraId="23B95DFA" w14:textId="77777777" w:rsidR="00E879D8" w:rsidRDefault="00E879D8"/>
    <w:p w14:paraId="1957050F" w14:textId="77777777" w:rsidR="00E879D8" w:rsidRDefault="00E879D8"/>
    <w:p w14:paraId="3A69BDA2" w14:textId="77777777" w:rsidR="00E879D8" w:rsidRDefault="00E879D8"/>
    <w:p w14:paraId="059CB7A3" w14:textId="77777777" w:rsidR="00E879D8" w:rsidRDefault="00E879D8"/>
    <w:p w14:paraId="683D9C23" w14:textId="77777777" w:rsidR="00E879D8" w:rsidRDefault="00E879D8"/>
    <w:p w14:paraId="1E9BE633" w14:textId="77777777" w:rsidR="00E879D8" w:rsidRDefault="00E879D8"/>
    <w:p w14:paraId="5DDAF330" w14:textId="77777777" w:rsidR="00E879D8" w:rsidRDefault="00E879D8"/>
    <w:p w14:paraId="33B06F46" w14:textId="77777777" w:rsidR="00E879D8" w:rsidRDefault="00E879D8"/>
    <w:p w14:paraId="12A9AD6B" w14:textId="77777777" w:rsidR="00E879D8" w:rsidRDefault="00E879D8"/>
    <w:p w14:paraId="126EA54F" w14:textId="77777777" w:rsidR="00E879D8" w:rsidRDefault="00E879D8"/>
    <w:p w14:paraId="39C88D75" w14:textId="77777777" w:rsidR="00E879D8" w:rsidRDefault="00E879D8"/>
    <w:p w14:paraId="5DE79F76" w14:textId="77777777" w:rsidR="00E879D8" w:rsidRDefault="00E879D8"/>
    <w:p w14:paraId="19DD6988" w14:textId="77777777" w:rsidR="00E879D8" w:rsidRDefault="00E879D8"/>
    <w:p w14:paraId="5E263CF4" w14:textId="77777777" w:rsidR="00E879D8" w:rsidRDefault="00E879D8"/>
    <w:p w14:paraId="7BFD3F78" w14:textId="77777777" w:rsidR="00E879D8" w:rsidRDefault="00E879D8"/>
    <w:p w14:paraId="3D78CED6" w14:textId="77777777" w:rsidR="00E879D8" w:rsidRDefault="00E879D8">
      <w:pPr>
        <w:rPr>
          <w:b/>
          <w:sz w:val="28"/>
          <w:szCs w:val="28"/>
        </w:rPr>
      </w:pPr>
    </w:p>
    <w:p w14:paraId="5EA3C57A" w14:textId="77777777" w:rsidR="00E879D8" w:rsidRDefault="00E879D8">
      <w:pPr>
        <w:rPr>
          <w:b/>
          <w:sz w:val="28"/>
          <w:szCs w:val="28"/>
        </w:rPr>
      </w:pPr>
    </w:p>
    <w:p w14:paraId="4BDBBC13" w14:textId="77777777" w:rsidR="00E879D8" w:rsidRDefault="00E879D8">
      <w:pPr>
        <w:rPr>
          <w:b/>
          <w:sz w:val="28"/>
          <w:szCs w:val="28"/>
        </w:rPr>
      </w:pPr>
      <w:hyperlink r:id="rId72">
        <w:proofErr w:type="spellStart"/>
        <w:r>
          <w:rPr>
            <w:b/>
            <w:color w:val="1155CC"/>
            <w:u w:val="single"/>
          </w:rPr>
          <w:t>MenuItem</w:t>
        </w:r>
        <w:proofErr w:type="spellEnd"/>
        <w:r>
          <w:rPr>
            <w:b/>
            <w:color w:val="1155CC"/>
            <w:u w:val="single"/>
          </w:rPr>
          <w:t xml:space="preserve"> (</w:t>
        </w:r>
        <w:proofErr w:type="spellStart"/>
        <w:r>
          <w:rPr>
            <w:b/>
            <w:color w:val="1155CC"/>
            <w:u w:val="single"/>
          </w:rPr>
          <w:t>JavaFX</w:t>
        </w:r>
        <w:proofErr w:type="spellEnd"/>
        <w:r>
          <w:rPr>
            <w:b/>
            <w:color w:val="1155CC"/>
            <w:u w:val="single"/>
          </w:rPr>
          <w:t xml:space="preserve"> 8) (oracle.com)</w:t>
        </w:r>
      </w:hyperlink>
    </w:p>
    <w:p w14:paraId="47CB0E2D" w14:textId="77777777" w:rsidR="00E879D8" w:rsidRDefault="00000000">
      <w:pPr>
        <w:pStyle w:val="Titre2"/>
        <w:rPr>
          <w:b/>
        </w:rPr>
      </w:pPr>
      <w:bookmarkStart w:id="106" w:name="_rfddeoa7pzjn" w:colFirst="0" w:colLast="0"/>
      <w:bookmarkEnd w:id="106"/>
      <w:r>
        <w:rPr>
          <w:b/>
        </w:rPr>
        <w:lastRenderedPageBreak/>
        <w:t>Observation des propriétés</w:t>
      </w:r>
    </w:p>
    <w:p w14:paraId="53EBB60E" w14:textId="77777777" w:rsidR="00E879D8" w:rsidRDefault="00000000">
      <w:r>
        <w:t xml:space="preserve">Les </w:t>
      </w:r>
      <w:proofErr w:type="spellStart"/>
      <w:r>
        <w:t>Property</w:t>
      </w:r>
      <w:proofErr w:type="spellEnd"/>
      <w:r>
        <w:t xml:space="preserve"> implémentent des interfaces permettant de leur attacher des écouteurs (</w:t>
      </w:r>
      <w:proofErr w:type="spellStart"/>
      <w:r>
        <w:t>Listener</w:t>
      </w:r>
      <w:proofErr w:type="spellEnd"/>
      <w:r>
        <w:t xml:space="preserve">) : </w:t>
      </w:r>
    </w:p>
    <w:p w14:paraId="14B40B88" w14:textId="77777777" w:rsidR="00E879D8" w:rsidRDefault="00000000">
      <w:pPr>
        <w:numPr>
          <w:ilvl w:val="0"/>
          <w:numId w:val="126"/>
        </w:numPr>
      </w:pPr>
      <w:proofErr w:type="spellStart"/>
      <w:r>
        <w:rPr>
          <w:b/>
        </w:rPr>
        <w:t>ObservableValue</w:t>
      </w:r>
      <w:proofErr w:type="spellEnd"/>
      <w:r>
        <w:rPr>
          <w:b/>
        </w:rPr>
        <w:t>&lt;T&gt;</w:t>
      </w:r>
      <w:r>
        <w:t xml:space="preserve"> : </w:t>
      </w:r>
      <w:proofErr w:type="spellStart"/>
      <w:r>
        <w:rPr>
          <w:b/>
          <w:color w:val="4FBB1F"/>
        </w:rPr>
        <w:t>ChangeListener</w:t>
      </w:r>
      <w:proofErr w:type="spellEnd"/>
      <w:r>
        <w:rPr>
          <w:b/>
          <w:color w:val="4FBB1F"/>
        </w:rPr>
        <w:t xml:space="preserve"> : méthode </w:t>
      </w:r>
      <w:proofErr w:type="spellStart"/>
      <w:proofErr w:type="gramStart"/>
      <w:r>
        <w:rPr>
          <w:b/>
          <w:color w:val="4FBB1F"/>
        </w:rPr>
        <w:t>changed</w:t>
      </w:r>
      <w:proofErr w:type="spellEnd"/>
      <w:r>
        <w:rPr>
          <w:b/>
          <w:color w:val="4FBB1F"/>
        </w:rPr>
        <w:t>(</w:t>
      </w:r>
      <w:proofErr w:type="gramEnd"/>
      <w:r>
        <w:rPr>
          <w:b/>
          <w:color w:val="4FBB1F"/>
        </w:rPr>
        <w:t xml:space="preserve">) </w:t>
      </w:r>
    </w:p>
    <w:p w14:paraId="5A2B2F14" w14:textId="77777777" w:rsidR="00E879D8" w:rsidRDefault="00000000">
      <w:pPr>
        <w:numPr>
          <w:ilvl w:val="0"/>
          <w:numId w:val="126"/>
        </w:numPr>
      </w:pPr>
      <w:r>
        <w:rPr>
          <w:b/>
        </w:rPr>
        <w:t xml:space="preserve">Observable </w:t>
      </w:r>
      <w:r>
        <w:t xml:space="preserve">: </w:t>
      </w:r>
      <w:proofErr w:type="spellStart"/>
      <w:r>
        <w:rPr>
          <w:b/>
          <w:color w:val="4FBB1F"/>
        </w:rPr>
        <w:t>InvalidationListener</w:t>
      </w:r>
      <w:proofErr w:type="spellEnd"/>
      <w:r>
        <w:rPr>
          <w:b/>
          <w:color w:val="4FBB1F"/>
        </w:rPr>
        <w:t xml:space="preserve"> : méthode </w:t>
      </w:r>
      <w:proofErr w:type="spellStart"/>
      <w:proofErr w:type="gramStart"/>
      <w:r>
        <w:rPr>
          <w:b/>
          <w:color w:val="4FBB1F"/>
        </w:rPr>
        <w:t>invalidated</w:t>
      </w:r>
      <w:proofErr w:type="spellEnd"/>
      <w:r>
        <w:rPr>
          <w:b/>
          <w:color w:val="4FBB1F"/>
        </w:rPr>
        <w:t>(</w:t>
      </w:r>
      <w:proofErr w:type="gramEnd"/>
      <w:r>
        <w:rPr>
          <w:b/>
          <w:color w:val="4FBB1F"/>
        </w:rPr>
        <w:t xml:space="preserve">) </w:t>
      </w:r>
    </w:p>
    <w:p w14:paraId="45BA07D4" w14:textId="77777777" w:rsidR="00E879D8" w:rsidRDefault="00000000">
      <w:proofErr w:type="spellStart"/>
      <w:proofErr w:type="gramStart"/>
      <w:r>
        <w:t>solde.addListener</w:t>
      </w:r>
      <w:proofErr w:type="spellEnd"/>
      <w:proofErr w:type="gramEnd"/>
      <w:r>
        <w:t xml:space="preserve">(new </w:t>
      </w:r>
      <w:proofErr w:type="spellStart"/>
      <w:proofErr w:type="gramStart"/>
      <w:r>
        <w:t>ChangeListener</w:t>
      </w:r>
      <w:proofErr w:type="spellEnd"/>
      <w:r>
        <w:t>(</w:t>
      </w:r>
      <w:proofErr w:type="gramEnd"/>
      <w:r>
        <w:t xml:space="preserve">) { </w:t>
      </w:r>
    </w:p>
    <w:p w14:paraId="0CCB29A2" w14:textId="77777777" w:rsidR="00E879D8" w:rsidRDefault="00000000">
      <w:pPr>
        <w:ind w:firstLine="720"/>
      </w:pPr>
      <w:r>
        <w:t xml:space="preserve">@Override </w:t>
      </w:r>
    </w:p>
    <w:p w14:paraId="6908E89E" w14:textId="77777777" w:rsidR="00E879D8" w:rsidRDefault="00000000">
      <w:pPr>
        <w:ind w:firstLine="720"/>
      </w:pPr>
      <w:proofErr w:type="gramStart"/>
      <w:r>
        <w:t>public</w:t>
      </w:r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changed</w:t>
      </w:r>
      <w:proofErr w:type="spellEnd"/>
      <w:r>
        <w:t>(</w:t>
      </w:r>
      <w:proofErr w:type="gramEnd"/>
      <w:r>
        <w:t xml:space="preserve"> </w:t>
      </w:r>
    </w:p>
    <w:p w14:paraId="15D0DB27" w14:textId="77777777" w:rsidR="00E879D8" w:rsidRDefault="00000000">
      <w:pPr>
        <w:ind w:left="720" w:firstLine="720"/>
      </w:pPr>
      <w:proofErr w:type="spellStart"/>
      <w:r>
        <w:t>ObservableValue</w:t>
      </w:r>
      <w:proofErr w:type="spellEnd"/>
      <w:proofErr w:type="gramStart"/>
      <w:r>
        <w:t>&lt;?</w:t>
      </w:r>
      <w:proofErr w:type="gram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&gt; observable, </w:t>
      </w:r>
    </w:p>
    <w:p w14:paraId="08743446" w14:textId="77777777" w:rsidR="00E879D8" w:rsidRDefault="00000000">
      <w:pPr>
        <w:ind w:left="720" w:firstLine="720"/>
      </w:pPr>
      <w:proofErr w:type="spellStart"/>
      <w:r>
        <w:t>Number</w:t>
      </w:r>
      <w:proofErr w:type="spellEnd"/>
      <w:r>
        <w:t xml:space="preserve"> </w:t>
      </w:r>
      <w:proofErr w:type="spellStart"/>
      <w:r>
        <w:t>oldValue</w:t>
      </w:r>
      <w:proofErr w:type="spellEnd"/>
      <w:r>
        <w:t xml:space="preserve">, </w:t>
      </w:r>
    </w:p>
    <w:p w14:paraId="6D061162" w14:textId="77777777" w:rsidR="00E879D8" w:rsidRDefault="00000000">
      <w:pPr>
        <w:ind w:left="720" w:firstLine="720"/>
      </w:pPr>
      <w:proofErr w:type="spellStart"/>
      <w:r>
        <w:t>Number</w:t>
      </w:r>
      <w:proofErr w:type="spellEnd"/>
      <w:r>
        <w:t xml:space="preserve"> </w:t>
      </w:r>
      <w:proofErr w:type="spellStart"/>
      <w:r>
        <w:t>newValue</w:t>
      </w:r>
      <w:proofErr w:type="spellEnd"/>
      <w:r>
        <w:t xml:space="preserve">) { </w:t>
      </w:r>
    </w:p>
    <w:p w14:paraId="1CD5C009" w14:textId="77777777" w:rsidR="00E879D8" w:rsidRDefault="00000000">
      <w:pPr>
        <w:ind w:left="1440" w:firstLine="720"/>
      </w:pPr>
      <w:proofErr w:type="spellStart"/>
      <w:r>
        <w:t>System.out.println</w:t>
      </w:r>
      <w:proofErr w:type="spellEnd"/>
      <w:r>
        <w:t>("Le solde a changé !!!"</w:t>
      </w:r>
      <w:proofErr w:type="gramStart"/>
      <w:r>
        <w:t>);</w:t>
      </w:r>
      <w:proofErr w:type="gramEnd"/>
      <w:r>
        <w:t xml:space="preserve"> </w:t>
      </w:r>
    </w:p>
    <w:p w14:paraId="4F34CE3E" w14:textId="77777777" w:rsidR="00E879D8" w:rsidRDefault="00000000">
      <w:pPr>
        <w:ind w:left="1440"/>
      </w:pPr>
      <w:r>
        <w:t xml:space="preserve">} </w:t>
      </w:r>
    </w:p>
    <w:p w14:paraId="37D90A79" w14:textId="77777777" w:rsidR="00E879D8" w:rsidRDefault="00000000">
      <w:r>
        <w:t xml:space="preserve">}); </w:t>
      </w:r>
    </w:p>
    <w:p w14:paraId="1C7397A8" w14:textId="77777777" w:rsidR="00E879D8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3FD3D91D" wp14:editId="3D3CF46B">
            <wp:extent cx="2681288" cy="129037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1290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DB763" w14:textId="77777777" w:rsidR="00E879D8" w:rsidRDefault="00000000">
      <w:pPr>
        <w:pStyle w:val="Titre2"/>
        <w:rPr>
          <w:b/>
        </w:rPr>
      </w:pPr>
      <w:bookmarkStart w:id="107" w:name="_3e8bq5hoealp" w:colFirst="0" w:colLast="0"/>
      <w:bookmarkEnd w:id="107"/>
      <w:proofErr w:type="spellStart"/>
      <w:r>
        <w:rPr>
          <w:b/>
        </w:rPr>
        <w:t>Property</w:t>
      </w:r>
      <w:proofErr w:type="spellEnd"/>
      <w:r>
        <w:rPr>
          <w:b/>
        </w:rPr>
        <w:t xml:space="preserve"> en lecture seule </w:t>
      </w:r>
    </w:p>
    <w:p w14:paraId="6CC12302" w14:textId="77777777" w:rsidR="00E879D8" w:rsidRDefault="00E879D8"/>
    <w:p w14:paraId="4868FFF5" w14:textId="77777777" w:rsidR="00E879D8" w:rsidRDefault="00000000">
      <w:r>
        <w:t xml:space="preserve">Il existe aussi des </w:t>
      </w:r>
      <w:proofErr w:type="spellStart"/>
      <w:r>
        <w:t>Property</w:t>
      </w:r>
      <w:proofErr w:type="spellEnd"/>
      <w:r>
        <w:t xml:space="preserve"> en lecture seule ("</w:t>
      </w:r>
      <w:proofErr w:type="spellStart"/>
      <w:r>
        <w:t>read-only</w:t>
      </w:r>
      <w:proofErr w:type="spellEnd"/>
      <w:r>
        <w:t xml:space="preserve">") </w:t>
      </w:r>
    </w:p>
    <w:p w14:paraId="7F303A22" w14:textId="77777777" w:rsidR="00E879D8" w:rsidRDefault="00E879D8"/>
    <w:p w14:paraId="78332C46" w14:textId="77777777" w:rsidR="00E879D8" w:rsidRDefault="00000000">
      <w:pPr>
        <w:rPr>
          <w:b/>
        </w:rPr>
      </w:pPr>
      <w:r>
        <w:t xml:space="preserve">Pour qu’une </w:t>
      </w:r>
      <w:proofErr w:type="spellStart"/>
      <w:r>
        <w:t>Property</w:t>
      </w:r>
      <w:proofErr w:type="spellEnd"/>
      <w:r>
        <w:t xml:space="preserve"> soit en mode lecture seule, on va utiliser des classes </w:t>
      </w:r>
      <w:proofErr w:type="spellStart"/>
      <w:r>
        <w:t>Wrapper</w:t>
      </w:r>
      <w:proofErr w:type="spellEnd"/>
      <w:r>
        <w:t xml:space="preserve"> préfixées par "</w:t>
      </w:r>
      <w:proofErr w:type="spellStart"/>
      <w:r>
        <w:t>ReadOnly</w:t>
      </w:r>
      <w:proofErr w:type="spellEnd"/>
      <w:r>
        <w:t xml:space="preserve">" et qui implémentent l’interface </w:t>
      </w:r>
      <w:proofErr w:type="spellStart"/>
      <w:r>
        <w:rPr>
          <w:b/>
        </w:rPr>
        <w:t>ReadOnlyProperty</w:t>
      </w:r>
      <w:proofErr w:type="spellEnd"/>
      <w:r>
        <w:rPr>
          <w:b/>
        </w:rPr>
        <w:t>&lt;T&gt;</w:t>
      </w:r>
    </w:p>
    <w:p w14:paraId="5E36786E" w14:textId="77777777" w:rsidR="00E879D8" w:rsidRDefault="00E879D8"/>
    <w:p w14:paraId="6AB70FAA" w14:textId="77777777" w:rsidR="00E879D8" w:rsidRDefault="00000000">
      <w:r>
        <w:t xml:space="preserve">Dans un tel </w:t>
      </w:r>
      <w:proofErr w:type="spellStart"/>
      <w:r>
        <w:t>wrapper</w:t>
      </w:r>
      <w:proofErr w:type="spellEnd"/>
      <w:r>
        <w:t xml:space="preserve">, il y a en réalité deux </w:t>
      </w:r>
      <w:proofErr w:type="spellStart"/>
      <w:r>
        <w:t>Property</w:t>
      </w:r>
      <w:proofErr w:type="spellEnd"/>
      <w:r>
        <w:t xml:space="preserve"> : </w:t>
      </w:r>
    </w:p>
    <w:p w14:paraId="0BE0E8B1" w14:textId="77777777" w:rsidR="00E879D8" w:rsidRDefault="00000000">
      <w:pPr>
        <w:numPr>
          <w:ilvl w:val="0"/>
          <w:numId w:val="91"/>
        </w:numPr>
      </w:pPr>
      <w:proofErr w:type="gramStart"/>
      <w:r>
        <w:t>une</w:t>
      </w:r>
      <w:proofErr w:type="gramEnd"/>
      <w:r>
        <w:t xml:space="preserve"> en lecture/écriture : utilisé uniquement en interne </w:t>
      </w:r>
    </w:p>
    <w:p w14:paraId="4E4B9269" w14:textId="77777777" w:rsidR="00E879D8" w:rsidRDefault="00000000">
      <w:pPr>
        <w:numPr>
          <w:ilvl w:val="0"/>
          <w:numId w:val="91"/>
        </w:numPr>
      </w:pPr>
      <w:proofErr w:type="gramStart"/>
      <w:r>
        <w:t>une</w:t>
      </w:r>
      <w:proofErr w:type="gramEnd"/>
      <w:r>
        <w:t xml:space="preserve"> en lecture seule : c’est celle qui est communiquée à l’extérieur</w:t>
      </w:r>
    </w:p>
    <w:p w14:paraId="443CA441" w14:textId="77777777" w:rsidR="00E879D8" w:rsidRDefault="00E879D8"/>
    <w:p w14:paraId="657630D8" w14:textId="77777777" w:rsidR="00E879D8" w:rsidRDefault="00000000">
      <w:r>
        <w:t xml:space="preserve">Ces deux </w:t>
      </w:r>
      <w:proofErr w:type="spellStart"/>
      <w:r>
        <w:t>Property</w:t>
      </w:r>
      <w:proofErr w:type="spellEnd"/>
      <w:r>
        <w:t xml:space="preserve"> sont liées : la valeur </w:t>
      </w:r>
      <w:proofErr w:type="spellStart"/>
      <w:r>
        <w:t>wrappée</w:t>
      </w:r>
      <w:proofErr w:type="spellEnd"/>
      <w:r>
        <w:t xml:space="preserve"> est toujours synchronisée</w:t>
      </w:r>
    </w:p>
    <w:p w14:paraId="023CC981" w14:textId="77777777" w:rsidR="00E879D8" w:rsidRDefault="00E879D8"/>
    <w:p w14:paraId="710B1714" w14:textId="77777777" w:rsidR="00E879D8" w:rsidRDefault="00E879D8"/>
    <w:p w14:paraId="51814377" w14:textId="77777777" w:rsidR="00E879D8" w:rsidRPr="00EE174F" w:rsidRDefault="00000000">
      <w:pPr>
        <w:pStyle w:val="Titre2"/>
        <w:rPr>
          <w:b/>
          <w:lang w:val="en-US"/>
        </w:rPr>
      </w:pPr>
      <w:bookmarkStart w:id="108" w:name="_62o00vbrxaoq" w:colFirst="0" w:colLast="0"/>
      <w:bookmarkEnd w:id="108"/>
      <w:proofErr w:type="spellStart"/>
      <w:r w:rsidRPr="00EE174F">
        <w:rPr>
          <w:b/>
          <w:lang w:val="en-US"/>
        </w:rPr>
        <w:t>Exemple</w:t>
      </w:r>
      <w:proofErr w:type="spellEnd"/>
      <w:r w:rsidRPr="00EE174F">
        <w:rPr>
          <w:b/>
          <w:lang w:val="en-US"/>
        </w:rPr>
        <w:t xml:space="preserve"> de </w:t>
      </w:r>
      <w:proofErr w:type="spellStart"/>
      <w:r w:rsidRPr="00EE174F">
        <w:rPr>
          <w:b/>
          <w:lang w:val="en-US"/>
        </w:rPr>
        <w:t>ReadOnlyProperty</w:t>
      </w:r>
      <w:proofErr w:type="spellEnd"/>
      <w:r w:rsidRPr="00EE174F">
        <w:rPr>
          <w:b/>
          <w:lang w:val="en-US"/>
        </w:rPr>
        <w:t xml:space="preserve"> </w:t>
      </w:r>
    </w:p>
    <w:p w14:paraId="67061E0B" w14:textId="77777777" w:rsidR="00E879D8" w:rsidRPr="00EE174F" w:rsidRDefault="00E879D8">
      <w:pPr>
        <w:rPr>
          <w:lang w:val="en-US"/>
        </w:rPr>
      </w:pPr>
    </w:p>
    <w:p w14:paraId="70BB88D3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private </w:t>
      </w:r>
      <w:proofErr w:type="spellStart"/>
      <w:r w:rsidRPr="00EE174F">
        <w:rPr>
          <w:lang w:val="en-US"/>
        </w:rPr>
        <w:t>ReadOnlyDoubleWrapper</w:t>
      </w:r>
      <w:proofErr w:type="spellEnd"/>
      <w:r w:rsidRPr="00EE174F">
        <w:rPr>
          <w:lang w:val="en-US"/>
        </w:rPr>
        <w:t xml:space="preserve"> </w:t>
      </w:r>
      <w:proofErr w:type="spellStart"/>
      <w:r w:rsidRPr="00EE174F">
        <w:rPr>
          <w:lang w:val="en-US"/>
        </w:rPr>
        <w:t>solde</w:t>
      </w:r>
      <w:proofErr w:type="spellEnd"/>
      <w:r w:rsidRPr="00EE174F">
        <w:rPr>
          <w:lang w:val="en-US"/>
        </w:rPr>
        <w:t xml:space="preserve"> = new </w:t>
      </w:r>
      <w:proofErr w:type="spellStart"/>
      <w:proofErr w:type="gramStart"/>
      <w:r w:rsidRPr="00EE174F">
        <w:rPr>
          <w:lang w:val="en-US"/>
        </w:rPr>
        <w:t>ReadOnlyDoubleWrapper</w:t>
      </w:r>
      <w:proofErr w:type="spellEnd"/>
      <w:r w:rsidRPr="00EE174F">
        <w:rPr>
          <w:lang w:val="en-US"/>
        </w:rPr>
        <w:t>();</w:t>
      </w:r>
      <w:proofErr w:type="gramEnd"/>
      <w:r w:rsidRPr="00EE174F">
        <w:rPr>
          <w:lang w:val="en-US"/>
        </w:rPr>
        <w:t xml:space="preserve"> </w:t>
      </w:r>
    </w:p>
    <w:p w14:paraId="657CF804" w14:textId="77777777" w:rsidR="00E879D8" w:rsidRPr="00EE174F" w:rsidRDefault="00E879D8">
      <w:pPr>
        <w:rPr>
          <w:lang w:val="en-US"/>
        </w:rPr>
      </w:pPr>
    </w:p>
    <w:p w14:paraId="0643AAEA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public final double </w:t>
      </w:r>
      <w:proofErr w:type="spellStart"/>
      <w:proofErr w:type="gramStart"/>
      <w:r w:rsidRPr="00EE174F">
        <w:rPr>
          <w:lang w:val="en-US"/>
        </w:rPr>
        <w:t>getSolde</w:t>
      </w:r>
      <w:proofErr w:type="spellEnd"/>
      <w:r w:rsidRPr="00EE174F">
        <w:rPr>
          <w:lang w:val="en-US"/>
        </w:rPr>
        <w:t>(</w:t>
      </w:r>
      <w:proofErr w:type="gramEnd"/>
      <w:r w:rsidRPr="00EE174F">
        <w:rPr>
          <w:lang w:val="en-US"/>
        </w:rPr>
        <w:t xml:space="preserve">) { </w:t>
      </w:r>
    </w:p>
    <w:p w14:paraId="6D009757" w14:textId="77777777" w:rsidR="00E879D8" w:rsidRPr="00EE174F" w:rsidRDefault="00000000">
      <w:pPr>
        <w:ind w:firstLine="720"/>
        <w:rPr>
          <w:lang w:val="en-US"/>
        </w:rPr>
      </w:pPr>
      <w:r w:rsidRPr="00EE174F">
        <w:rPr>
          <w:lang w:val="en-US"/>
        </w:rPr>
        <w:t xml:space="preserve">return </w:t>
      </w:r>
      <w:proofErr w:type="spellStart"/>
      <w:proofErr w:type="gramStart"/>
      <w:r w:rsidRPr="00EE174F">
        <w:rPr>
          <w:lang w:val="en-US"/>
        </w:rPr>
        <w:t>solde.get</w:t>
      </w:r>
      <w:proofErr w:type="spellEnd"/>
      <w:r w:rsidRPr="00EE174F">
        <w:rPr>
          <w:lang w:val="en-US"/>
        </w:rPr>
        <w:t>();</w:t>
      </w:r>
      <w:proofErr w:type="gramEnd"/>
    </w:p>
    <w:p w14:paraId="4ABAD79F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 } </w:t>
      </w:r>
    </w:p>
    <w:p w14:paraId="7CEEC1B4" w14:textId="77777777" w:rsidR="00E879D8" w:rsidRPr="00EE174F" w:rsidRDefault="00E879D8">
      <w:pPr>
        <w:rPr>
          <w:lang w:val="en-US"/>
        </w:rPr>
      </w:pPr>
    </w:p>
    <w:p w14:paraId="6E8A1983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public </w:t>
      </w:r>
      <w:proofErr w:type="spellStart"/>
      <w:r w:rsidRPr="00EE174F">
        <w:rPr>
          <w:lang w:val="en-US"/>
        </w:rPr>
        <w:t>ReadOnlyDoubleProperty</w:t>
      </w:r>
      <w:proofErr w:type="spellEnd"/>
      <w:r w:rsidRPr="00EE174F">
        <w:rPr>
          <w:lang w:val="en-US"/>
        </w:rPr>
        <w:t xml:space="preserve"> </w:t>
      </w:r>
      <w:proofErr w:type="spellStart"/>
      <w:proofErr w:type="gramStart"/>
      <w:r w:rsidRPr="00EE174F">
        <w:rPr>
          <w:lang w:val="en-US"/>
        </w:rPr>
        <w:t>soldeProperty</w:t>
      </w:r>
      <w:proofErr w:type="spellEnd"/>
      <w:r w:rsidRPr="00EE174F">
        <w:rPr>
          <w:lang w:val="en-US"/>
        </w:rPr>
        <w:t>(</w:t>
      </w:r>
      <w:proofErr w:type="gramEnd"/>
      <w:r w:rsidRPr="00EE174F">
        <w:rPr>
          <w:lang w:val="en-US"/>
        </w:rPr>
        <w:t xml:space="preserve">) { </w:t>
      </w:r>
    </w:p>
    <w:p w14:paraId="4301B1FF" w14:textId="77777777" w:rsidR="00E879D8" w:rsidRPr="00EE174F" w:rsidRDefault="00000000">
      <w:pPr>
        <w:ind w:firstLine="720"/>
        <w:rPr>
          <w:lang w:val="en-US"/>
        </w:rPr>
      </w:pPr>
      <w:r w:rsidRPr="00EE174F">
        <w:rPr>
          <w:lang w:val="en-US"/>
        </w:rPr>
        <w:t xml:space="preserve">return </w:t>
      </w:r>
      <w:proofErr w:type="spellStart"/>
      <w:proofErr w:type="gramStart"/>
      <w:r w:rsidRPr="00EE174F">
        <w:rPr>
          <w:lang w:val="en-US"/>
        </w:rPr>
        <w:t>solde.getReadOnlyProperty</w:t>
      </w:r>
      <w:proofErr w:type="spellEnd"/>
      <w:proofErr w:type="gramEnd"/>
      <w:r w:rsidRPr="00EE174F">
        <w:rPr>
          <w:lang w:val="en-US"/>
        </w:rPr>
        <w:t>(</w:t>
      </w:r>
      <w:proofErr w:type="gramStart"/>
      <w:r w:rsidRPr="00EE174F">
        <w:rPr>
          <w:lang w:val="en-US"/>
        </w:rPr>
        <w:t>);</w:t>
      </w:r>
      <w:proofErr w:type="gramEnd"/>
      <w:r w:rsidRPr="00EE174F">
        <w:rPr>
          <w:lang w:val="en-US"/>
        </w:rPr>
        <w:t xml:space="preserve"> </w:t>
      </w:r>
    </w:p>
    <w:p w14:paraId="331663C5" w14:textId="77777777" w:rsidR="00E879D8" w:rsidRDefault="00000000">
      <w:r>
        <w:t xml:space="preserve">} </w:t>
      </w:r>
    </w:p>
    <w:p w14:paraId="7CFE5820" w14:textId="77777777" w:rsidR="00E879D8" w:rsidRDefault="00E879D8"/>
    <w:p w14:paraId="4487C27B" w14:textId="77777777" w:rsidR="00E879D8" w:rsidRDefault="00000000">
      <w:proofErr w:type="gramStart"/>
      <w:r>
        <w:t>public</w:t>
      </w:r>
      <w:proofErr w:type="gramEnd"/>
      <w:r>
        <w:t xml:space="preserve"> final </w:t>
      </w:r>
      <w:proofErr w:type="spellStart"/>
      <w:r>
        <w:t>void</w:t>
      </w:r>
      <w:proofErr w:type="spellEnd"/>
      <w:r>
        <w:t xml:space="preserve"> </w:t>
      </w:r>
      <w:proofErr w:type="gramStart"/>
      <w:r>
        <w:t>fructifier(</w:t>
      </w:r>
      <w:proofErr w:type="gramEnd"/>
      <w:r>
        <w:t xml:space="preserve">double taux) { </w:t>
      </w:r>
    </w:p>
    <w:p w14:paraId="273CB018" w14:textId="77777777" w:rsidR="00E879D8" w:rsidRDefault="00000000">
      <w:pPr>
        <w:ind w:firstLine="720"/>
      </w:pPr>
      <w:proofErr w:type="gramStart"/>
      <w:r>
        <w:t>double</w:t>
      </w:r>
      <w:proofErr w:type="gramEnd"/>
      <w:r>
        <w:t xml:space="preserve"> </w:t>
      </w:r>
      <w:proofErr w:type="spellStart"/>
      <w:r>
        <w:t>newSolde</w:t>
      </w:r>
      <w:proofErr w:type="spellEnd"/>
      <w:r>
        <w:t xml:space="preserve"> = </w:t>
      </w:r>
      <w:proofErr w:type="spellStart"/>
      <w:proofErr w:type="gramStart"/>
      <w:r>
        <w:t>solde.get</w:t>
      </w:r>
      <w:proofErr w:type="spellEnd"/>
      <w:r>
        <w:t>(</w:t>
      </w:r>
      <w:proofErr w:type="gramEnd"/>
      <w:r>
        <w:t>) * (1 + taux</w:t>
      </w:r>
      <w:proofErr w:type="gramStart"/>
      <w:r>
        <w:t>);</w:t>
      </w:r>
      <w:proofErr w:type="gramEnd"/>
      <w:r>
        <w:t xml:space="preserve"> </w:t>
      </w:r>
    </w:p>
    <w:p w14:paraId="5E3C402A" w14:textId="77777777" w:rsidR="00E879D8" w:rsidRDefault="00000000">
      <w:pPr>
        <w:ind w:firstLine="720"/>
      </w:pPr>
      <w:proofErr w:type="spellStart"/>
      <w:r>
        <w:t>solde.set</w:t>
      </w:r>
      <w:proofErr w:type="spellEnd"/>
      <w:r>
        <w:t>(</w:t>
      </w:r>
      <w:proofErr w:type="spellStart"/>
      <w:r>
        <w:t>newSolde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487674FB" w14:textId="77777777" w:rsidR="00E879D8" w:rsidRDefault="00000000">
      <w:r>
        <w:t>}</w:t>
      </w:r>
    </w:p>
    <w:p w14:paraId="0372A657" w14:textId="77777777" w:rsidR="00E879D8" w:rsidRDefault="00E879D8"/>
    <w:p w14:paraId="60641352" w14:textId="77777777" w:rsidR="00E879D8" w:rsidRDefault="00000000">
      <w:pPr>
        <w:pStyle w:val="Titre2"/>
        <w:rPr>
          <w:b/>
        </w:rPr>
      </w:pPr>
      <w:bookmarkStart w:id="109" w:name="_g5vwgw95h9qk" w:colFirst="0" w:colLast="0"/>
      <w:bookmarkEnd w:id="109"/>
      <w:r>
        <w:rPr>
          <w:b/>
        </w:rPr>
        <w:t>Lier des propriétés : le binding</w:t>
      </w:r>
    </w:p>
    <w:p w14:paraId="7A462812" w14:textId="77777777" w:rsidR="00E879D8" w:rsidRDefault="00000000">
      <w:pPr>
        <w:rPr>
          <w:b/>
        </w:rPr>
      </w:pPr>
      <w:r>
        <w:rPr>
          <w:b/>
        </w:rPr>
        <w:t xml:space="preserve"> Possibilité de lier les propriétés entre-elles </w:t>
      </w:r>
    </w:p>
    <w:p w14:paraId="707C4155" w14:textId="77777777" w:rsidR="00E879D8" w:rsidRDefault="00000000">
      <w:pPr>
        <w:numPr>
          <w:ilvl w:val="0"/>
          <w:numId w:val="26"/>
        </w:numPr>
        <w:rPr>
          <w:b/>
        </w:rPr>
      </w:pPr>
      <w:r>
        <w:rPr>
          <w:b/>
        </w:rPr>
        <w:t xml:space="preserve"> </w:t>
      </w:r>
      <w:proofErr w:type="gramStart"/>
      <w:r>
        <w:rPr>
          <w:b/>
        </w:rPr>
        <w:t>permet</w:t>
      </w:r>
      <w:proofErr w:type="gramEnd"/>
      <w:r>
        <w:rPr>
          <w:b/>
        </w:rPr>
        <w:t xml:space="preserve"> de mettre à jour automatiquement une propriété en fonction d'une autre </w:t>
      </w:r>
    </w:p>
    <w:p w14:paraId="69E35163" w14:textId="77777777" w:rsidR="00E879D8" w:rsidRDefault="00E879D8">
      <w:pPr>
        <w:ind w:left="720"/>
      </w:pPr>
    </w:p>
    <w:p w14:paraId="50B63860" w14:textId="77777777" w:rsidR="00E879D8" w:rsidRDefault="00000000">
      <w:pPr>
        <w:rPr>
          <w:b/>
        </w:rPr>
      </w:pPr>
      <w:r>
        <w:rPr>
          <w:b/>
        </w:rPr>
        <w:t>Différentes manières de lier des propriétés :</w:t>
      </w:r>
    </w:p>
    <w:p w14:paraId="799DACEA" w14:textId="77777777" w:rsidR="00E879D8" w:rsidRDefault="00000000">
      <w:pPr>
        <w:numPr>
          <w:ilvl w:val="0"/>
          <w:numId w:val="119"/>
        </w:numPr>
      </w:pPr>
      <w:proofErr w:type="gramStart"/>
      <w:r>
        <w:rPr>
          <w:b/>
        </w:rPr>
        <w:t>utiliser</w:t>
      </w:r>
      <w:proofErr w:type="gramEnd"/>
      <w:r>
        <w:rPr>
          <w:b/>
        </w:rPr>
        <w:t xml:space="preserve"> les méthodes </w:t>
      </w:r>
      <w:proofErr w:type="spellStart"/>
      <w:proofErr w:type="gramStart"/>
      <w:r>
        <w:rPr>
          <w:i/>
          <w:color w:val="0000FF"/>
        </w:rPr>
        <w:t>bind</w:t>
      </w:r>
      <w:proofErr w:type="spellEnd"/>
      <w:r>
        <w:t>(</w:t>
      </w:r>
      <w:proofErr w:type="gramEnd"/>
      <w:r>
        <w:t xml:space="preserve">) </w:t>
      </w:r>
      <w:r>
        <w:rPr>
          <w:b/>
        </w:rPr>
        <w:t xml:space="preserve">et </w:t>
      </w:r>
      <w:proofErr w:type="spellStart"/>
      <w:proofErr w:type="gramStart"/>
      <w:r>
        <w:rPr>
          <w:i/>
          <w:color w:val="0000FF"/>
        </w:rPr>
        <w:t>bindBidirectional</w:t>
      </w:r>
      <w:proofErr w:type="spellEnd"/>
      <w:r>
        <w:t>(</w:t>
      </w:r>
      <w:proofErr w:type="gramEnd"/>
      <w:r>
        <w:t xml:space="preserve">) </w:t>
      </w:r>
    </w:p>
    <w:p w14:paraId="30FF7862" w14:textId="77777777" w:rsidR="00E879D8" w:rsidRDefault="00000000">
      <w:pPr>
        <w:numPr>
          <w:ilvl w:val="0"/>
          <w:numId w:val="119"/>
        </w:numPr>
      </w:pPr>
      <w:r>
        <w:t xml:space="preserve"> </w:t>
      </w:r>
      <w:proofErr w:type="gramStart"/>
      <w:r>
        <w:rPr>
          <w:b/>
        </w:rPr>
        <w:t>binding</w:t>
      </w:r>
      <w:proofErr w:type="gramEnd"/>
      <w:r>
        <w:rPr>
          <w:b/>
        </w:rPr>
        <w:t xml:space="preserve"> de haut niveau </w:t>
      </w:r>
      <w:r>
        <w:t>: fluent API et/ou classe Bindings</w:t>
      </w:r>
    </w:p>
    <w:p w14:paraId="53BA0651" w14:textId="77777777" w:rsidR="00E879D8" w:rsidRDefault="00000000">
      <w:pPr>
        <w:numPr>
          <w:ilvl w:val="0"/>
          <w:numId w:val="119"/>
        </w:numPr>
      </w:pPr>
      <w:r>
        <w:t xml:space="preserve"> </w:t>
      </w:r>
      <w:proofErr w:type="gramStart"/>
      <w:r>
        <w:rPr>
          <w:b/>
        </w:rPr>
        <w:t>binding</w:t>
      </w:r>
      <w:proofErr w:type="gramEnd"/>
      <w:r>
        <w:rPr>
          <w:b/>
        </w:rPr>
        <w:t xml:space="preserve"> de bas niveau </w:t>
      </w:r>
      <w:r>
        <w:t xml:space="preserve">: classe héritant de </w:t>
      </w:r>
      <w:proofErr w:type="spellStart"/>
      <w:proofErr w:type="gramStart"/>
      <w:r>
        <w:t>javafx.beans</w:t>
      </w:r>
      <w:proofErr w:type="gramEnd"/>
      <w:r>
        <w:t>.</w:t>
      </w:r>
      <w:proofErr w:type="gramStart"/>
      <w:r>
        <w:t>binding.NumberBinding</w:t>
      </w:r>
      <w:proofErr w:type="spellEnd"/>
      <w:proofErr w:type="gramEnd"/>
      <w:r>
        <w:t xml:space="preserve"> </w:t>
      </w:r>
    </w:p>
    <w:p w14:paraId="22912C8A" w14:textId="77777777" w:rsidR="00E879D8" w:rsidRDefault="00E879D8">
      <w:pPr>
        <w:ind w:left="720"/>
      </w:pPr>
    </w:p>
    <w:p w14:paraId="36667F2D" w14:textId="77777777" w:rsidR="00E879D8" w:rsidRDefault="00000000">
      <w:r>
        <w:t>Les deux dernières manières de lier les propriétés (haut niveau et bas niveau) sont citées et illustrées avec un exemple, mais ne seront pas traitées dans le cours.</w:t>
      </w:r>
    </w:p>
    <w:p w14:paraId="1529C169" w14:textId="77777777" w:rsidR="00E879D8" w:rsidRDefault="00E879D8"/>
    <w:p w14:paraId="7DED875F" w14:textId="77777777" w:rsidR="00E879D8" w:rsidRDefault="00000000">
      <w:pPr>
        <w:pStyle w:val="Titre2"/>
        <w:rPr>
          <w:b/>
        </w:rPr>
      </w:pPr>
      <w:bookmarkStart w:id="110" w:name="_842oypavgpql" w:colFirst="0" w:colLast="0"/>
      <w:bookmarkEnd w:id="110"/>
      <w:r>
        <w:rPr>
          <w:b/>
        </w:rPr>
        <w:t xml:space="preserve">Lier des </w:t>
      </w:r>
      <w:proofErr w:type="gramStart"/>
      <w:r>
        <w:rPr>
          <w:b/>
        </w:rPr>
        <w:t>propriétés:</w:t>
      </w:r>
      <w:proofErr w:type="gramEnd"/>
      <w:r>
        <w:rPr>
          <w:b/>
        </w:rPr>
        <w:t xml:space="preserve"> le binding</w:t>
      </w:r>
    </w:p>
    <w:p w14:paraId="1C6F4A7D" w14:textId="77777777" w:rsidR="00E879D8" w:rsidRDefault="00000000">
      <w:r>
        <w:t xml:space="preserve">-illustrations des liens possible entre A et </w:t>
      </w:r>
      <w:proofErr w:type="gramStart"/>
      <w:r>
        <w:t>B:</w:t>
      </w:r>
      <w:proofErr w:type="gramEnd"/>
    </w:p>
    <w:p w14:paraId="7489645D" w14:textId="77777777" w:rsidR="00E879D8" w:rsidRDefault="00000000">
      <w:r>
        <w:rPr>
          <w:noProof/>
        </w:rPr>
        <w:drawing>
          <wp:inline distT="114300" distB="114300" distL="114300" distR="114300" wp14:anchorId="66798044" wp14:editId="5E3A90E9">
            <wp:extent cx="3676650" cy="1600200"/>
            <wp:effectExtent l="0" t="0" r="0" b="0"/>
            <wp:docPr id="57" name="image4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jp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DC4483" w14:textId="77777777" w:rsidR="00E879D8" w:rsidRDefault="00000000">
      <w:r>
        <w:t xml:space="preserve">Pour supprimer le </w:t>
      </w:r>
      <w:proofErr w:type="gramStart"/>
      <w:r>
        <w:t>lien:</w:t>
      </w:r>
      <w:proofErr w:type="gramEnd"/>
      <w:r>
        <w:t xml:space="preserve"> </w:t>
      </w:r>
      <w:proofErr w:type="spellStart"/>
      <w:proofErr w:type="gramStart"/>
      <w:r>
        <w:rPr>
          <w:i/>
        </w:rPr>
        <w:t>unbind</w:t>
      </w:r>
      <w:proofErr w:type="spellEnd"/>
      <w:r>
        <w:t>(</w:t>
      </w:r>
      <w:proofErr w:type="gramEnd"/>
      <w:r>
        <w:t xml:space="preserve">) et </w:t>
      </w:r>
      <w:proofErr w:type="spellStart"/>
      <w:proofErr w:type="gramStart"/>
      <w:r>
        <w:rPr>
          <w:i/>
        </w:rPr>
        <w:t>unbindBidirectional</w:t>
      </w:r>
      <w:proofErr w:type="spellEnd"/>
      <w:r>
        <w:t>(</w:t>
      </w:r>
      <w:proofErr w:type="gramEnd"/>
      <w:r>
        <w:t>)</w:t>
      </w:r>
    </w:p>
    <w:p w14:paraId="7E3D31D3" w14:textId="77777777" w:rsidR="00E879D8" w:rsidRDefault="00E879D8"/>
    <w:p w14:paraId="0CAD5C7F" w14:textId="77777777" w:rsidR="00E879D8" w:rsidRDefault="00000000">
      <w:pPr>
        <w:pStyle w:val="Titre2"/>
        <w:rPr>
          <w:b/>
        </w:rPr>
      </w:pPr>
      <w:bookmarkStart w:id="111" w:name="_cqz9fnze7xc2" w:colFirst="0" w:colLast="0"/>
      <w:bookmarkEnd w:id="111"/>
      <w:r>
        <w:rPr>
          <w:b/>
        </w:rPr>
        <w:t>Le binding de haut niveau</w:t>
      </w:r>
    </w:p>
    <w:p w14:paraId="71C23CE4" w14:textId="77777777" w:rsidR="00E879D8" w:rsidRDefault="00E879D8"/>
    <w:p w14:paraId="43A6DEFB" w14:textId="77777777" w:rsidR="00E879D8" w:rsidRDefault="00000000">
      <w:r>
        <w:t>Pour les besoins de liaison plus complexes (nécessité de faire des calculs)</w:t>
      </w:r>
    </w:p>
    <w:p w14:paraId="73C5093D" w14:textId="77777777" w:rsidR="00E879D8" w:rsidRDefault="00000000">
      <w:r>
        <w:t>-Classe utilitaire Bindings</w:t>
      </w:r>
    </w:p>
    <w:p w14:paraId="690062FE" w14:textId="77777777" w:rsidR="00E879D8" w:rsidRDefault="00000000">
      <w:r>
        <w:rPr>
          <w:noProof/>
        </w:rPr>
        <w:lastRenderedPageBreak/>
        <w:drawing>
          <wp:inline distT="114300" distB="114300" distL="114300" distR="114300" wp14:anchorId="07D61D2E" wp14:editId="3C2A1BB8">
            <wp:extent cx="3920850" cy="1204913"/>
            <wp:effectExtent l="0" t="0" r="0" b="0"/>
            <wp:docPr id="70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0850" cy="1204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29199" w14:textId="77777777" w:rsidR="00E879D8" w:rsidRDefault="00000000">
      <w:r>
        <w:t>-Fluent API</w:t>
      </w:r>
    </w:p>
    <w:p w14:paraId="64F886ED" w14:textId="77777777" w:rsidR="00E879D8" w:rsidRDefault="00000000">
      <w:r>
        <w:rPr>
          <w:noProof/>
        </w:rPr>
        <w:drawing>
          <wp:inline distT="114300" distB="114300" distL="114300" distR="114300" wp14:anchorId="3676298D" wp14:editId="6E24D98A">
            <wp:extent cx="4271963" cy="787687"/>
            <wp:effectExtent l="0" t="0" r="0" b="0"/>
            <wp:docPr id="5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787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5D24F7" w14:textId="77777777" w:rsidR="00E879D8" w:rsidRDefault="00000000">
      <w:r>
        <w:t>Le binding est ‘’</w:t>
      </w:r>
      <w:proofErr w:type="spellStart"/>
      <w:r>
        <w:t>lazy</w:t>
      </w:r>
      <w:proofErr w:type="spellEnd"/>
      <w:r>
        <w:t xml:space="preserve">’’ évalué (calculé quand on appelle le </w:t>
      </w:r>
      <w:proofErr w:type="spellStart"/>
      <w:proofErr w:type="gramStart"/>
      <w:r>
        <w:rPr>
          <w:i/>
        </w:rPr>
        <w:t>get</w:t>
      </w:r>
      <w:proofErr w:type="spellEnd"/>
      <w:r>
        <w:t>(</w:t>
      </w:r>
      <w:proofErr w:type="gramEnd"/>
      <w:r>
        <w:t>))</w:t>
      </w:r>
    </w:p>
    <w:p w14:paraId="695FDCAA" w14:textId="77777777" w:rsidR="00E879D8" w:rsidRDefault="00E879D8"/>
    <w:p w14:paraId="1DA143CC" w14:textId="77777777" w:rsidR="00E879D8" w:rsidRDefault="00000000">
      <w:pPr>
        <w:pStyle w:val="Titre2"/>
        <w:rPr>
          <w:b/>
        </w:rPr>
      </w:pPr>
      <w:bookmarkStart w:id="112" w:name="_6ybepyc19okm" w:colFirst="0" w:colLast="0"/>
      <w:bookmarkEnd w:id="112"/>
      <w:r>
        <w:rPr>
          <w:b/>
        </w:rPr>
        <w:t>Le binding de bas niveau</w:t>
      </w:r>
    </w:p>
    <w:p w14:paraId="4EB29B03" w14:textId="77777777" w:rsidR="00E879D8" w:rsidRDefault="00E879D8"/>
    <w:p w14:paraId="34F19AE2" w14:textId="77777777" w:rsidR="00E879D8" w:rsidRDefault="00000000">
      <w:r>
        <w:t xml:space="preserve">-Dans le cas ou ce qui est </w:t>
      </w:r>
      <w:proofErr w:type="spellStart"/>
      <w:r>
        <w:t>fournit</w:t>
      </w:r>
      <w:proofErr w:type="spellEnd"/>
      <w:r>
        <w:t xml:space="preserve"> dans le binding de haut niveau ne suffit pas à notre besoin</w:t>
      </w:r>
    </w:p>
    <w:p w14:paraId="33CF8CF2" w14:textId="77777777" w:rsidR="00E879D8" w:rsidRDefault="00000000">
      <w:r>
        <w:t xml:space="preserve">-A la place, on peut alors redéfinir la méthode </w:t>
      </w:r>
      <w:proofErr w:type="spellStart"/>
      <w:proofErr w:type="gramStart"/>
      <w:r>
        <w:rPr>
          <w:i/>
        </w:rPr>
        <w:t>computeValue</w:t>
      </w:r>
      <w:proofErr w:type="spellEnd"/>
      <w:r>
        <w:t>(</w:t>
      </w:r>
      <w:proofErr w:type="gramEnd"/>
      <w:r>
        <w:t xml:space="preserve">) de l’une des classes de </w:t>
      </w:r>
      <w:proofErr w:type="gramStart"/>
      <w:r>
        <w:t>Binding:</w:t>
      </w:r>
      <w:proofErr w:type="gramEnd"/>
      <w:r>
        <w:t xml:space="preserve"> cela nous permet d’avoir plus de flexibilité </w:t>
      </w:r>
    </w:p>
    <w:p w14:paraId="3C5EE646" w14:textId="77777777" w:rsidR="00E879D8" w:rsidRDefault="00000000">
      <w:pPr>
        <w:rPr>
          <w:b/>
        </w:rPr>
      </w:pPr>
      <w:r>
        <w:t xml:space="preserve">-Exemple avec la classe </w:t>
      </w:r>
      <w:proofErr w:type="spellStart"/>
      <w:r>
        <w:rPr>
          <w:b/>
        </w:rPr>
        <w:t>DoubleBinding</w:t>
      </w:r>
      <w:proofErr w:type="spellEnd"/>
    </w:p>
    <w:p w14:paraId="1FB4D46A" w14:textId="77777777" w:rsidR="00E879D8" w:rsidRDefault="00E879D8"/>
    <w:p w14:paraId="774596D5" w14:textId="77777777" w:rsidR="00E879D8" w:rsidRDefault="00000000">
      <w:r>
        <w:rPr>
          <w:noProof/>
        </w:rPr>
        <w:drawing>
          <wp:inline distT="114300" distB="114300" distL="114300" distR="114300" wp14:anchorId="16BA82BD" wp14:editId="0C364D07">
            <wp:extent cx="4929188" cy="1941516"/>
            <wp:effectExtent l="0" t="0" r="0" b="0"/>
            <wp:docPr id="5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1941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86FA7" w14:textId="77777777" w:rsidR="00E879D8" w:rsidRDefault="00000000">
      <w:r>
        <w:t>Le binding de haut niveau et de bas niveau ne sont pas traités dans ce cours</w:t>
      </w:r>
    </w:p>
    <w:p w14:paraId="15A02054" w14:textId="77777777" w:rsidR="00E879D8" w:rsidRDefault="00E879D8"/>
    <w:p w14:paraId="3B04F502" w14:textId="77777777" w:rsidR="00E879D8" w:rsidRDefault="00E879D8"/>
    <w:p w14:paraId="483813EF" w14:textId="77777777" w:rsidR="00E879D8" w:rsidRDefault="00E879D8"/>
    <w:p w14:paraId="2A61993C" w14:textId="77777777" w:rsidR="00E879D8" w:rsidRDefault="00E879D8"/>
    <w:p w14:paraId="7D404B5D" w14:textId="77777777" w:rsidR="00E879D8" w:rsidRDefault="00E879D8"/>
    <w:p w14:paraId="2698344F" w14:textId="77777777" w:rsidR="00E879D8" w:rsidRDefault="00E879D8"/>
    <w:p w14:paraId="381B888D" w14:textId="77777777" w:rsidR="00E879D8" w:rsidRDefault="00E879D8"/>
    <w:p w14:paraId="13525880" w14:textId="77777777" w:rsidR="00E879D8" w:rsidRDefault="00E879D8"/>
    <w:p w14:paraId="5919E0B8" w14:textId="77777777" w:rsidR="00E879D8" w:rsidRDefault="00E879D8"/>
    <w:p w14:paraId="50CED1DA" w14:textId="77777777" w:rsidR="00E879D8" w:rsidRDefault="00E879D8"/>
    <w:p w14:paraId="29557E53" w14:textId="77777777" w:rsidR="00E879D8" w:rsidRDefault="00E879D8"/>
    <w:p w14:paraId="4FDBFFBB" w14:textId="77777777" w:rsidR="00E879D8" w:rsidRDefault="00000000">
      <w:pPr>
        <w:pStyle w:val="Titre"/>
        <w:jc w:val="center"/>
      </w:pPr>
      <w:bookmarkStart w:id="113" w:name="_dnwn8yvc83w9" w:colFirst="0" w:colLast="0"/>
      <w:bookmarkEnd w:id="113"/>
      <w:r>
        <w:lastRenderedPageBreak/>
        <w:t>TD 1</w:t>
      </w:r>
    </w:p>
    <w:p w14:paraId="45EE9102" w14:textId="77777777" w:rsidR="00E879D8" w:rsidRDefault="00E879D8"/>
    <w:p w14:paraId="6C3DDF07" w14:textId="77777777" w:rsidR="00E879D8" w:rsidRDefault="00E879D8"/>
    <w:p w14:paraId="1CA1FF90" w14:textId="77777777" w:rsidR="00E879D8" w:rsidRDefault="00E879D8"/>
    <w:p w14:paraId="0DD60012" w14:textId="77777777" w:rsidR="00E879D8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</w:pPr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  <w:highlight w:val="black"/>
        </w:rPr>
        <w:t>package</w:t>
      </w:r>
      <w:proofErr w:type="gram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 xml:space="preserve"> unilim.info.ihm.tp1.exo</w:t>
      </w:r>
      <w:proofErr w:type="gramStart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1;</w:t>
      </w:r>
      <w:proofErr w:type="gramEnd"/>
    </w:p>
    <w:p w14:paraId="65CD7453" w14:textId="77777777" w:rsidR="00E879D8" w:rsidRDefault="00E879D8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</w:pPr>
    </w:p>
    <w:p w14:paraId="15F4806D" w14:textId="77777777" w:rsidR="00E879D8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</w:pPr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  <w:highlight w:val="black"/>
        </w:rPr>
        <w:t>import</w:t>
      </w:r>
      <w:proofErr w:type="gram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javafx.</w:t>
      </w:r>
      <w:proofErr w:type="gramStart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application.Application</w:t>
      </w:r>
      <w:proofErr w:type="spellEnd"/>
      <w:proofErr w:type="gram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;</w:t>
      </w:r>
    </w:p>
    <w:p w14:paraId="5FEF9B21" w14:textId="77777777" w:rsidR="00E879D8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</w:pPr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  <w:highlight w:val="black"/>
        </w:rPr>
        <w:t>import</w:t>
      </w:r>
      <w:proofErr w:type="gram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javafx.scene</w:t>
      </w:r>
      <w:proofErr w:type="gram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.</w:t>
      </w:r>
      <w:proofErr w:type="gramStart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Scene</w:t>
      </w:r>
      <w:proofErr w:type="spell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;</w:t>
      </w:r>
      <w:proofErr w:type="gramEnd"/>
    </w:p>
    <w:p w14:paraId="061F3069" w14:textId="77777777" w:rsidR="00E879D8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</w:pPr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  <w:highlight w:val="black"/>
        </w:rPr>
        <w:t>import</w:t>
      </w:r>
      <w:proofErr w:type="gram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javafx.scene</w:t>
      </w:r>
      <w:proofErr w:type="gram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.</w:t>
      </w:r>
      <w:proofErr w:type="gramStart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control.Button</w:t>
      </w:r>
      <w:proofErr w:type="spellEnd"/>
      <w:proofErr w:type="gram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;</w:t>
      </w:r>
    </w:p>
    <w:p w14:paraId="7590E370" w14:textId="77777777" w:rsidR="00E879D8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</w:pPr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  <w:highlight w:val="black"/>
        </w:rPr>
        <w:t>import</w:t>
      </w:r>
      <w:proofErr w:type="gram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javafx.scene</w:t>
      </w:r>
      <w:proofErr w:type="gram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.</w:t>
      </w:r>
      <w:proofErr w:type="gramStart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layout.StackPane</w:t>
      </w:r>
      <w:proofErr w:type="spellEnd"/>
      <w:proofErr w:type="gram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;</w:t>
      </w:r>
    </w:p>
    <w:p w14:paraId="527241D6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javafx.stage</w:t>
      </w:r>
      <w:proofErr w:type="gram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.</w:t>
      </w:r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Stage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;</w:t>
      </w:r>
      <w:proofErr w:type="gramEnd"/>
    </w:p>
    <w:p w14:paraId="04549C37" w14:textId="77777777" w:rsidR="00E879D8" w:rsidRPr="00EE174F" w:rsidRDefault="00E879D8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</w:p>
    <w:p w14:paraId="3CF9ABEB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proofErr w:type="gramStart"/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public</w:t>
      </w:r>
      <w:proofErr w:type="gram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class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2A8FF"/>
          <w:sz w:val="21"/>
          <w:szCs w:val="21"/>
          <w:highlight w:val="black"/>
          <w:lang w:val="en-US"/>
        </w:rPr>
        <w:t>TestJavaFX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extends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D2A8FF"/>
          <w:sz w:val="21"/>
          <w:szCs w:val="21"/>
          <w:highlight w:val="black"/>
          <w:lang w:val="en-US"/>
        </w:rPr>
        <w:t>Application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{</w:t>
      </w:r>
    </w:p>
    <w:p w14:paraId="51452A37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</w:t>
      </w:r>
      <w:proofErr w:type="gramStart"/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@Override</w:t>
      </w:r>
      <w:proofErr w:type="gramEnd"/>
    </w:p>
    <w:p w14:paraId="657163A2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void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2A8FF"/>
          <w:sz w:val="21"/>
          <w:szCs w:val="21"/>
          <w:highlight w:val="black"/>
          <w:lang w:val="en-US"/>
        </w:rPr>
        <w:t>start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Stage </w:t>
      </w:r>
      <w:proofErr w:type="spell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primaryStage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 {</w:t>
      </w:r>
    </w:p>
    <w:p w14:paraId="4A082E05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StackPane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layout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=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new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2A8FF"/>
          <w:sz w:val="21"/>
          <w:szCs w:val="21"/>
          <w:highlight w:val="black"/>
          <w:lang w:val="en-US"/>
        </w:rPr>
        <w:t>StackPane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();</w:t>
      </w:r>
      <w:proofErr w:type="gramEnd"/>
    </w:p>
    <w:p w14:paraId="36DA4C6F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Button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button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=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new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D2A8FF"/>
          <w:sz w:val="21"/>
          <w:szCs w:val="21"/>
          <w:highlight w:val="black"/>
          <w:lang w:val="en-US"/>
        </w:rPr>
        <w:t>Button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</w:t>
      </w:r>
      <w:r w:rsidRPr="00EE174F">
        <w:rPr>
          <w:rFonts w:ascii="Courier New" w:eastAsia="Courier New" w:hAnsi="Courier New" w:cs="Courier New"/>
          <w:color w:val="A5D6FF"/>
          <w:sz w:val="21"/>
          <w:szCs w:val="21"/>
          <w:highlight w:val="black"/>
          <w:lang w:val="en-US"/>
        </w:rPr>
        <w:t>"</w:t>
      </w:r>
      <w:proofErr w:type="spellStart"/>
      <w:r w:rsidRPr="00EE174F">
        <w:rPr>
          <w:rFonts w:ascii="Courier New" w:eastAsia="Courier New" w:hAnsi="Courier New" w:cs="Courier New"/>
          <w:color w:val="A5D6FF"/>
          <w:sz w:val="21"/>
          <w:szCs w:val="21"/>
          <w:highlight w:val="black"/>
          <w:lang w:val="en-US"/>
        </w:rPr>
        <w:t>Valider</w:t>
      </w:r>
      <w:proofErr w:type="spellEnd"/>
      <w:r w:rsidRPr="00EE174F">
        <w:rPr>
          <w:rFonts w:ascii="Courier New" w:eastAsia="Courier New" w:hAnsi="Courier New" w:cs="Courier New"/>
          <w:color w:val="A5D6FF"/>
          <w:sz w:val="21"/>
          <w:szCs w:val="21"/>
          <w:highlight w:val="black"/>
          <w:lang w:val="en-US"/>
        </w:rPr>
        <w:t>"</w:t>
      </w:r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);</w:t>
      </w:r>
      <w:proofErr w:type="gramEnd"/>
    </w:p>
    <w:p w14:paraId="6FB31743" w14:textId="77777777" w:rsidR="00E879D8" w:rsidRPr="00EE174F" w:rsidRDefault="00E879D8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</w:p>
    <w:p w14:paraId="4490567B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layout.getChildren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).add</w:t>
      </w:r>
      <w:proofErr w:type="gram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(button</w:t>
      </w:r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);</w:t>
      </w:r>
      <w:proofErr w:type="gramEnd"/>
    </w:p>
    <w:p w14:paraId="7052914F" w14:textId="77777777" w:rsidR="00E879D8" w:rsidRPr="00EE174F" w:rsidRDefault="00E879D8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</w:p>
    <w:p w14:paraId="2A9D81BB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Scene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scene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=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new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2A8FF"/>
          <w:sz w:val="21"/>
          <w:szCs w:val="21"/>
          <w:highlight w:val="black"/>
          <w:lang w:val="en-US"/>
        </w:rPr>
        <w:t>Scene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layout, </w:t>
      </w:r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600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250</w:t>
      </w:r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);</w:t>
      </w:r>
      <w:proofErr w:type="gramEnd"/>
    </w:p>
    <w:p w14:paraId="7786AA7D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primaryStage.setScene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(scene</w:t>
      </w:r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);</w:t>
      </w:r>
      <w:proofErr w:type="gramEnd"/>
    </w:p>
    <w:p w14:paraId="04476929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primaryStage.setTitle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</w:t>
      </w:r>
      <w:r w:rsidRPr="00EE174F">
        <w:rPr>
          <w:rFonts w:ascii="Courier New" w:eastAsia="Courier New" w:hAnsi="Courier New" w:cs="Courier New"/>
          <w:color w:val="A5D6FF"/>
          <w:sz w:val="21"/>
          <w:szCs w:val="21"/>
          <w:highlight w:val="black"/>
          <w:lang w:val="en-US"/>
        </w:rPr>
        <w:t xml:space="preserve">"Première </w:t>
      </w:r>
      <w:proofErr w:type="spellStart"/>
      <w:r w:rsidRPr="00EE174F">
        <w:rPr>
          <w:rFonts w:ascii="Courier New" w:eastAsia="Courier New" w:hAnsi="Courier New" w:cs="Courier New"/>
          <w:color w:val="A5D6FF"/>
          <w:sz w:val="21"/>
          <w:szCs w:val="21"/>
          <w:highlight w:val="black"/>
          <w:lang w:val="en-US"/>
        </w:rPr>
        <w:t>fenêtre</w:t>
      </w:r>
      <w:proofErr w:type="spellEnd"/>
      <w:r w:rsidRPr="00EE174F">
        <w:rPr>
          <w:rFonts w:ascii="Courier New" w:eastAsia="Courier New" w:hAnsi="Courier New" w:cs="Courier New"/>
          <w:color w:val="A5D6FF"/>
          <w:sz w:val="21"/>
          <w:szCs w:val="21"/>
          <w:highlight w:val="black"/>
          <w:lang w:val="en-US"/>
        </w:rPr>
        <w:t>"</w:t>
      </w:r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);</w:t>
      </w:r>
      <w:proofErr w:type="gramEnd"/>
    </w:p>
    <w:p w14:paraId="429A052A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primaryStage.show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);</w:t>
      </w:r>
      <w:proofErr w:type="gramEnd"/>
    </w:p>
    <w:p w14:paraId="29C4E9BC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}</w:t>
      </w:r>
    </w:p>
    <w:p w14:paraId="0247A419" w14:textId="77777777" w:rsidR="00E879D8" w:rsidRPr="00EE174F" w:rsidRDefault="00E879D8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</w:p>
    <w:p w14:paraId="116EFB8C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static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void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2A8FF"/>
          <w:sz w:val="21"/>
          <w:szCs w:val="21"/>
          <w:highlight w:val="black"/>
          <w:lang w:val="en-US"/>
        </w:rPr>
        <w:t>main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(String[</w:t>
      </w:r>
      <w:proofErr w:type="gram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]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args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 {</w:t>
      </w:r>
      <w:proofErr w:type="gramEnd"/>
    </w:p>
    <w:p w14:paraId="69B4E0A2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Application.launch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args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);</w:t>
      </w:r>
      <w:proofErr w:type="gramEnd"/>
    </w:p>
    <w:p w14:paraId="5B1A8F3A" w14:textId="77777777" w:rsidR="00E879D8" w:rsidRPr="00EE174F" w:rsidRDefault="00000000">
      <w:pPr>
        <w:rPr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}</w:t>
      </w:r>
    </w:p>
    <w:p w14:paraId="24F57EE3" w14:textId="77777777" w:rsidR="00E879D8" w:rsidRPr="00EE174F" w:rsidRDefault="00E879D8">
      <w:pPr>
        <w:rPr>
          <w:highlight w:val="black"/>
          <w:lang w:val="en-US"/>
        </w:rPr>
      </w:pPr>
    </w:p>
    <w:p w14:paraId="791183A2" w14:textId="77777777" w:rsidR="00E879D8" w:rsidRPr="00EE174F" w:rsidRDefault="00000000">
      <w:pPr>
        <w:rPr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}</w:t>
      </w:r>
    </w:p>
    <w:p w14:paraId="2FF3CE65" w14:textId="77777777" w:rsidR="00E879D8" w:rsidRPr="00EE174F" w:rsidRDefault="00E879D8">
      <w:pPr>
        <w:rPr>
          <w:lang w:val="en-US"/>
        </w:rPr>
      </w:pPr>
    </w:p>
    <w:p w14:paraId="3741CBF0" w14:textId="77777777" w:rsidR="00E879D8" w:rsidRPr="00EE174F" w:rsidRDefault="00E879D8">
      <w:pPr>
        <w:rPr>
          <w:lang w:val="en-US"/>
        </w:rPr>
      </w:pPr>
    </w:p>
    <w:p w14:paraId="72398875" w14:textId="77777777" w:rsidR="00E879D8" w:rsidRPr="00EE174F" w:rsidRDefault="00E879D8">
      <w:pPr>
        <w:rPr>
          <w:lang w:val="en-US"/>
        </w:rPr>
      </w:pPr>
    </w:p>
    <w:p w14:paraId="2434DB47" w14:textId="77777777" w:rsidR="00E879D8" w:rsidRPr="00EE174F" w:rsidRDefault="00E879D8">
      <w:pPr>
        <w:rPr>
          <w:lang w:val="en-US"/>
        </w:rPr>
      </w:pPr>
    </w:p>
    <w:p w14:paraId="1ACD067E" w14:textId="77777777" w:rsidR="00E879D8" w:rsidRPr="00EE174F" w:rsidRDefault="00E879D8">
      <w:pPr>
        <w:rPr>
          <w:lang w:val="en-US"/>
        </w:rPr>
      </w:pPr>
    </w:p>
    <w:p w14:paraId="467EBF21" w14:textId="77777777" w:rsidR="00E879D8" w:rsidRPr="00EE174F" w:rsidRDefault="00E879D8">
      <w:pPr>
        <w:rPr>
          <w:lang w:val="en-US"/>
        </w:rPr>
      </w:pPr>
    </w:p>
    <w:p w14:paraId="0777270A" w14:textId="77777777" w:rsidR="00E879D8" w:rsidRPr="00EE174F" w:rsidRDefault="00E879D8">
      <w:pPr>
        <w:rPr>
          <w:lang w:val="en-US"/>
        </w:rPr>
      </w:pPr>
    </w:p>
    <w:p w14:paraId="01215A24" w14:textId="77777777" w:rsidR="00E879D8" w:rsidRPr="00EE174F" w:rsidRDefault="00E879D8">
      <w:pPr>
        <w:rPr>
          <w:lang w:val="en-US"/>
        </w:rPr>
      </w:pPr>
    </w:p>
    <w:p w14:paraId="778BD0B2" w14:textId="77777777" w:rsidR="00E879D8" w:rsidRPr="00EE174F" w:rsidRDefault="00E879D8">
      <w:pPr>
        <w:rPr>
          <w:lang w:val="en-US"/>
        </w:rPr>
      </w:pPr>
    </w:p>
    <w:p w14:paraId="49D230A7" w14:textId="77777777" w:rsidR="00E879D8" w:rsidRPr="00EE174F" w:rsidRDefault="00E879D8">
      <w:pPr>
        <w:rPr>
          <w:lang w:val="en-US"/>
        </w:rPr>
      </w:pPr>
    </w:p>
    <w:p w14:paraId="1FA162F1" w14:textId="77777777" w:rsidR="00E879D8" w:rsidRPr="00EE174F" w:rsidRDefault="00E879D8">
      <w:pPr>
        <w:rPr>
          <w:lang w:val="en-US"/>
        </w:rPr>
      </w:pPr>
    </w:p>
    <w:p w14:paraId="0D5D7D16" w14:textId="77777777" w:rsidR="00E879D8" w:rsidRPr="00EE174F" w:rsidRDefault="00E879D8">
      <w:pPr>
        <w:rPr>
          <w:lang w:val="en-US"/>
        </w:rPr>
      </w:pPr>
    </w:p>
    <w:p w14:paraId="56947E0C" w14:textId="77777777" w:rsidR="00E879D8" w:rsidRPr="00EE174F" w:rsidRDefault="00000000">
      <w:pPr>
        <w:pStyle w:val="Titre"/>
        <w:jc w:val="center"/>
        <w:rPr>
          <w:lang w:val="en-US"/>
        </w:rPr>
      </w:pPr>
      <w:bookmarkStart w:id="114" w:name="_9m7im577z1d7" w:colFirst="0" w:colLast="0"/>
      <w:bookmarkEnd w:id="114"/>
      <w:r w:rsidRPr="00EE174F">
        <w:rPr>
          <w:lang w:val="en-US"/>
        </w:rPr>
        <w:lastRenderedPageBreak/>
        <w:t>TD 2</w:t>
      </w:r>
    </w:p>
    <w:p w14:paraId="19B47006" w14:textId="77777777" w:rsidR="00E879D8" w:rsidRPr="00EE174F" w:rsidRDefault="00000000">
      <w:pPr>
        <w:pStyle w:val="Titre1"/>
        <w:rPr>
          <w:lang w:val="en-US"/>
        </w:rPr>
      </w:pPr>
      <w:bookmarkStart w:id="115" w:name="_5j8drngva0mx" w:colFirst="0" w:colLast="0"/>
      <w:bookmarkEnd w:id="115"/>
      <w:r w:rsidRPr="00EE174F">
        <w:rPr>
          <w:lang w:val="en-US"/>
        </w:rPr>
        <w:t>EXO 1</w:t>
      </w:r>
    </w:p>
    <w:p w14:paraId="3A3A4B9B" w14:textId="77777777" w:rsidR="00E879D8" w:rsidRPr="00EE174F" w:rsidRDefault="00E879D8">
      <w:pPr>
        <w:rPr>
          <w:lang w:val="en-US"/>
        </w:rPr>
      </w:pPr>
    </w:p>
    <w:p w14:paraId="69734057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package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com.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example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05782AF1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E141127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text.SimpleDateFormat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12E2E873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Date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25FC512E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BC31D89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application.Application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7510A1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javafx.event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EventHandler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2AFC7E07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javafx.geometry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Insets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337BA770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javafx.geometry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Pos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29D345D0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Scene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2929F309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control.Button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95D7C22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control.ComboBox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26FF25B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control.Label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3BB143E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control.PasswordField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1A86F3A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control.TextField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463CFA8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input.MouseEvent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2C639F6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layout.BorderPane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04E6F92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layout.GridPane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2BF112A1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paint.Color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A646C93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text.Font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9A6252F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text.FontWeight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5ED577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javafx.stage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Stage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0D4220F8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3CF7734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class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App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extends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Application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{</w:t>
      </w:r>
    </w:p>
    <w:p w14:paraId="7C0F4D6D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Déclaration des composants</w:t>
      </w:r>
    </w:p>
    <w:p w14:paraId="721A437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lblTitreHaut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749BD3AB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9144F6B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Button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btnValider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3B377EEF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B0D601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lblUtilisateur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2B2CB803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TextField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tfdUtilisateur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6D9C1A83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</w:p>
    <w:p w14:paraId="18B2021D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lblMotDePasse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0007C305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PasswordField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pwfMotDePasse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44D137EF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95BB09B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lblApplication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3D92F72F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ComboBox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cbbApplication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4A21ADD9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9174DA1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lblInfosBas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5E09CD43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391470E3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lblMsgErreur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603B7D5E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545753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@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Override</w:t>
      </w:r>
      <w:proofErr w:type="gramEnd"/>
    </w:p>
    <w:p w14:paraId="34AF62D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void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start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Stage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primaryStage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)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throws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Exception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{</w:t>
      </w:r>
    </w:p>
    <w:p w14:paraId="476F254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Initialisation des composants</w:t>
      </w:r>
    </w:p>
    <w:p w14:paraId="0DF6BCFD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lblTitreHaut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();</w:t>
      </w:r>
      <w:proofErr w:type="gramEnd"/>
    </w:p>
    <w:p w14:paraId="4DBCEA5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lblTitreHaut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"Veuillez saisir vos informations de login"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6377AAF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lblTitreHaut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setAlignment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Pos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CENTER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00E64330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lblTitreHaut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setMaxWidth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MAX_VALUE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1CAC352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lblTitreHaut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setUnderline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15809D53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2202AF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lblMsgErreur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Label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  <w:proofErr w:type="gramEnd"/>
    </w:p>
    <w:p w14:paraId="271C411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lblMsgErreur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setPrefWidth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250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01F925C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lblMsgErreur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setTextFill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Color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RED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4E29ED2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lblMsgErreur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setFont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Font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font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null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FontWeight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BOLD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, -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397D0FA3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DCDB41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btnValider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Button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  <w:proofErr w:type="gramEnd"/>
    </w:p>
    <w:p w14:paraId="2781871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btnValider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setText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proofErr w:type="spellStart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Valider</w:t>
      </w:r>
      <w:proofErr w:type="spell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2F28E09D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4E3DBDA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Toujours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en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premier !!!</w:t>
      </w:r>
      <w:proofErr w:type="gramEnd"/>
    </w:p>
    <w:p w14:paraId="31A1889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this.btnValider.addEventFilter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MouseEvent.MOUSE_CLICKED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, new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EventHandler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&lt;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MouseEvent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&gt;(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) {</w:t>
      </w:r>
    </w:p>
    <w:p w14:paraId="1D02937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//   @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Override</w:t>
      </w:r>
    </w:p>
    <w:p w14:paraId="06DF874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  public void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handle(</w:t>
      </w:r>
      <w:proofErr w:type="spellStart"/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MouseEvent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event) {</w:t>
      </w:r>
    </w:p>
    <w:p w14:paraId="4854B8B5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   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("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EventFilter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déclenché"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);</w:t>
      </w:r>
      <w:proofErr w:type="gramEnd"/>
    </w:p>
    <w:p w14:paraId="753EC766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  }</w:t>
      </w:r>
    </w:p>
    <w:p w14:paraId="0474977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});</w:t>
      </w:r>
    </w:p>
    <w:p w14:paraId="07E4143E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3E937B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Toujours en deuxième !!!</w:t>
      </w:r>
    </w:p>
    <w:p w14:paraId="350BFD6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this.btnValider.addEventHandler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MouseEvent.MOUSE_CLICKED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, new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EventHandler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&lt;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MouseEvent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&gt;(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) {</w:t>
      </w:r>
    </w:p>
    <w:p w14:paraId="2804B3D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//   @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Override</w:t>
      </w:r>
    </w:p>
    <w:p w14:paraId="577499D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  public void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handle(</w:t>
      </w:r>
      <w:proofErr w:type="spellStart"/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MouseEvent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event) {</w:t>
      </w:r>
    </w:p>
    <w:p w14:paraId="2F3DEF2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   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System.out.println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("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EventHandler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déclenché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"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);</w:t>
      </w:r>
      <w:proofErr w:type="gramEnd"/>
    </w:p>
    <w:p w14:paraId="760C40D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//   }</w:t>
      </w:r>
    </w:p>
    <w:p w14:paraId="4F1FA51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// }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);</w:t>
      </w:r>
    </w:p>
    <w:p w14:paraId="0C0D0CF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</w:t>
      </w:r>
    </w:p>
    <w:p w14:paraId="6BB64C1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Toujours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en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dernier !!!</w:t>
      </w:r>
      <w:proofErr w:type="gramEnd"/>
    </w:p>
    <w:p w14:paraId="4B93218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lastRenderedPageBreak/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btnValider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EventHandler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&lt;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MouseEvent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&gt;(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</w:p>
    <w:p w14:paraId="667ABB1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@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Override</w:t>
      </w:r>
      <w:proofErr w:type="gramEnd"/>
    </w:p>
    <w:p w14:paraId="0D6778C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void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handle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MouseEvent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event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55906E6F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PS de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Mikkel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: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J'ai ajouté le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`.trim()`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pour enlever les espaces à</w:t>
      </w:r>
    </w:p>
    <w:p w14:paraId="20E98EDD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la fin et au début du string pour être sûr que le string ne soit pas juste des espaces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: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wink</w:t>
      </w:r>
      <w:proofErr w:type="spellEnd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:</w:t>
      </w:r>
    </w:p>
    <w:p w14:paraId="3B1A756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tfdUtilisateur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getText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trim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equals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01169DFB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lblMsgErreur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 saisie de l'utilisateur est obligatoire"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5BB7441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lblInfosBas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"Aucun login saisie"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20BB9F5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}</w:t>
      </w:r>
    </w:p>
    <w:p w14:paraId="58DBA28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else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pwfMotDePasse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getText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trim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equals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)) {</w:t>
      </w:r>
      <w:proofErr w:type="gramEnd"/>
    </w:p>
    <w:p w14:paraId="7CF695B7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lblMsgErreur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 saisie d'un mot de passe est obligatoire"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1ADA7FA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lblInfosBas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"Aucun login saisie"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4B60BC6E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}</w:t>
      </w:r>
    </w:p>
    <w:p w14:paraId="5929A4B9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{</w:t>
      </w:r>
    </w:p>
    <w:p w14:paraId="2DA1221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lblMsgErreur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19A61192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2FCC48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dateCourante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();</w:t>
      </w:r>
      <w:proofErr w:type="gramEnd"/>
    </w:p>
    <w:p w14:paraId="060BB175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SimpleDateFormat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format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SimpleDateFormat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"dd/MM/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yyyy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'à' 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HH:mm:ss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09A37D25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004AB4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lblInfosBas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</w:p>
    <w:p w14:paraId="2E2C0E3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"login de &lt;"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tfdUtilisateur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getText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()</w:t>
      </w:r>
    </w:p>
    <w:p w14:paraId="6B2A8077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+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"&gt; pour application &lt;"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cbbApplication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getValue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() +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"&gt; le "</w:t>
      </w:r>
    </w:p>
    <w:p w14:paraId="588F3450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+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format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format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dateCourante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8D6CE3D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);</w:t>
      </w:r>
    </w:p>
    <w:p w14:paraId="33B2A03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}</w:t>
      </w:r>
    </w:p>
    <w:p w14:paraId="66B98F09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}</w:t>
      </w:r>
    </w:p>
    <w:p w14:paraId="77B12E6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});</w:t>
      </w:r>
    </w:p>
    <w:p w14:paraId="634EE37D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47A0ECB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lblUtilisateur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"Utilisateur :"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3996808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tfdUtilisateur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TextField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  <w:proofErr w:type="gramEnd"/>
    </w:p>
    <w:p w14:paraId="5DCD7B68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2F041FB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lblMotDePasse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Label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"Mot de </w:t>
      </w:r>
      <w:proofErr w:type="gramStart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passe :</w:t>
      </w:r>
      <w:proofErr w:type="gram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4C42A97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pwfMotDePasse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PasswordField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  <w:proofErr w:type="gramEnd"/>
    </w:p>
    <w:p w14:paraId="346D2F13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5BB3BFB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lblApplication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Label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proofErr w:type="gramStart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Application :</w:t>
      </w:r>
      <w:proofErr w:type="gram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19CFE60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cbbApplication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ComboBox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&lt;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String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&gt;();</w:t>
      </w:r>
      <w:proofErr w:type="gramEnd"/>
    </w:p>
    <w:p w14:paraId="57B8FDC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lastRenderedPageBreak/>
        <w:t xml:space="preserve">   </w:t>
      </w:r>
    </w:p>
    <w:p w14:paraId="6EED7816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applications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=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{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Comptabilité"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"Paye"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"Gestion de production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}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724E34C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4D30A57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cbbApplication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getItems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).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addAll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(applications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5E488B50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cbbApplication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setValue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applications[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on ajoute une valeur par défaut (le premier de la liste `applications`)</w:t>
      </w:r>
    </w:p>
    <w:p w14:paraId="20156809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044F14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lblInfosBas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();</w:t>
      </w:r>
      <w:proofErr w:type="gramEnd"/>
    </w:p>
    <w:p w14:paraId="1FE9A3C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lblInfosBas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"Aucun login saisie"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613D3241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lblInfosBas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setAlignment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Pos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CENTER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03BDD87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lblInfosBas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setMaxWidth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Double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MAX_VALUE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2525C91D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35A11163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Création du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noeud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racine</w:t>
      </w:r>
    </w:p>
    <w:p w14:paraId="7F24D11D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BorderPane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root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BorderPane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();</w:t>
      </w:r>
      <w:proofErr w:type="gramEnd"/>
    </w:p>
    <w:p w14:paraId="427730AF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19379D2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Création du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noeud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de grille pour le formulaire central</w:t>
      </w:r>
    </w:p>
    <w:p w14:paraId="41B55BB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GridPane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grid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GridPane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();</w:t>
      </w:r>
      <w:proofErr w:type="gramEnd"/>
    </w:p>
    <w:p w14:paraId="658D0B3E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grid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lblUtilisateur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6EF54275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grid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tfdUtilisateur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520362C9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grid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lblMotDePasse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66F1A297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grid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pwfMotDePasse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5EF7786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add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lblApplication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56D424A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add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cbbApplication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238EC47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</w:t>
      </w:r>
    </w:p>
    <w:p w14:paraId="371463C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setHgap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24455D0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setVgap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12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140EC02B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14EEF74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BorderPane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setMargin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lblTitreHaut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Insets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2E92425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setTop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lblTitreHaut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3C0765EF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2DE5E5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BorderPane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setMargin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(grid,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Insets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27D6D5C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setCenter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(grid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77D3EB6A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17FB343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setLeft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lblMsgErreur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1B0F4C2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BorderPane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setMargin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lblMsgErreur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Insets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,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34E8EE53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670BB98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setBottom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lblInfosBas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47DA1011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13A73EB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BorderPane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setAlignment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btnValider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Pos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CENTER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121D7A2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BorderPane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setMargin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btnValider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Insets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15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15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15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,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15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0FE2E556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root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setRight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btnValider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0E84C134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5F49AC5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Création de la scène</w:t>
      </w:r>
    </w:p>
    <w:p w14:paraId="63E237D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Scene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scene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Scene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root,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650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270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7885A08D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396D32D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primaryStage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setScene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(scene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2D433D7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primaryStage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setTitle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"Application login"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079ABBC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primaryStage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show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5622933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}</w:t>
      </w:r>
    </w:p>
    <w:p w14:paraId="077586BC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42BE9C29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static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void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main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String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[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]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args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25799DC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launch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  <w:proofErr w:type="gramEnd"/>
    </w:p>
    <w:p w14:paraId="45A6765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}</w:t>
      </w:r>
    </w:p>
    <w:p w14:paraId="1E16D767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6D523E3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}</w:t>
      </w:r>
    </w:p>
    <w:p w14:paraId="0728CB5A" w14:textId="77777777" w:rsidR="00E879D8" w:rsidRPr="00EE174F" w:rsidRDefault="00E879D8">
      <w:pPr>
        <w:rPr>
          <w:lang w:val="en-US"/>
        </w:rPr>
      </w:pPr>
    </w:p>
    <w:p w14:paraId="430DDE63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Code </w:t>
      </w:r>
      <w:proofErr w:type="spellStart"/>
      <w:r w:rsidRPr="00EE174F">
        <w:rPr>
          <w:lang w:val="en-US"/>
        </w:rPr>
        <w:t>complet</w:t>
      </w:r>
      <w:proofErr w:type="spellEnd"/>
      <w:r w:rsidRPr="00EE174F">
        <w:rPr>
          <w:lang w:val="en-US"/>
        </w:rPr>
        <w:t xml:space="preserve"> </w:t>
      </w:r>
    </w:p>
    <w:p w14:paraId="061959A1" w14:textId="77777777" w:rsidR="00E879D8" w:rsidRPr="00EE174F" w:rsidRDefault="00E879D8">
      <w:pPr>
        <w:rPr>
          <w:lang w:val="en-US"/>
        </w:rPr>
      </w:pPr>
    </w:p>
    <w:p w14:paraId="15902AEA" w14:textId="77777777" w:rsidR="00E879D8" w:rsidRPr="00EE174F" w:rsidRDefault="00E879D8">
      <w:pPr>
        <w:rPr>
          <w:lang w:val="en-US"/>
        </w:rPr>
      </w:pPr>
    </w:p>
    <w:p w14:paraId="56CB1A0A" w14:textId="77777777" w:rsidR="00E879D8" w:rsidRPr="00EE174F" w:rsidRDefault="00000000">
      <w:pPr>
        <w:pStyle w:val="Titre1"/>
        <w:rPr>
          <w:lang w:val="en-US"/>
        </w:rPr>
      </w:pPr>
      <w:bookmarkStart w:id="116" w:name="_a7kxsyvss4k8" w:colFirst="0" w:colLast="0"/>
      <w:bookmarkEnd w:id="116"/>
      <w:r w:rsidRPr="00EE174F">
        <w:rPr>
          <w:lang w:val="en-US"/>
        </w:rPr>
        <w:t>EXO 2</w:t>
      </w:r>
    </w:p>
    <w:p w14:paraId="48B2D2F7" w14:textId="77777777" w:rsidR="00E879D8" w:rsidRPr="00EE174F" w:rsidRDefault="00E879D8">
      <w:pPr>
        <w:rPr>
          <w:lang w:val="en-US"/>
        </w:rPr>
      </w:pPr>
    </w:p>
    <w:p w14:paraId="0F5425B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package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com.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example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2A3700F2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1B2C113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application.Application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049E3C6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application.Platform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457F52A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javafx.event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EventHandler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4093468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javafx.geometry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Insets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6D04C1A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javafx.geometry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Pos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6A85974D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Scene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220A6660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control.Button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4063EF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control.Label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EA9D47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control.RadioButton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44860B9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control.TextArea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7B37956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control.Toggle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3B42DA2B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control.ToggleGroup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EB87C4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input.MouseEvent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683EB9B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layout.Border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1DF28E46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layout.BorderPane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D48DBA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layout.BorderStroke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6F1FC02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layout.BorderStrokeStyle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301A94D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layout.BorderWidths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06CC063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layout.CornerRadii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5C185D1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layout.HBox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2DB798F7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paint.Color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7740741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text.Font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39474C6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text.FontWeight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F4B4576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javafx.stage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Stage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05B4C099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24D637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class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App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extends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Application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{</w:t>
      </w:r>
    </w:p>
    <w:p w14:paraId="6DED49F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rbtn2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433C112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rbtn4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726AF66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rbtn6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0C7AF90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rbtn8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64B12D7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7C2AA5A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rbtn12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300D2E3E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4B3C649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ToggleGroup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group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7FCA961D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19EDCE3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Button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btnRoll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530C312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Button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btnFin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15C6689B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77A7C810" w14:textId="77777777" w:rsidR="00E879D8" w:rsidRPr="00A10AF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fr-FR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A10AF7">
        <w:rPr>
          <w:rFonts w:ascii="Courier New" w:eastAsia="Courier New" w:hAnsi="Courier New" w:cs="Courier New"/>
          <w:color w:val="4EC9B0"/>
          <w:sz w:val="21"/>
          <w:szCs w:val="21"/>
          <w:lang w:val="fr-FR"/>
        </w:rPr>
        <w:t>TextArea</w:t>
      </w:r>
      <w:proofErr w:type="spellEnd"/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fr-FR"/>
        </w:rPr>
        <w:t xml:space="preserve"> </w:t>
      </w:r>
      <w:proofErr w:type="spellStart"/>
      <w:proofErr w:type="gramStart"/>
      <w:r w:rsidRPr="00A10AF7">
        <w:rPr>
          <w:rFonts w:ascii="Courier New" w:eastAsia="Courier New" w:hAnsi="Courier New" w:cs="Courier New"/>
          <w:color w:val="9CDCFE"/>
          <w:sz w:val="21"/>
          <w:szCs w:val="21"/>
          <w:lang w:val="fr-FR"/>
        </w:rPr>
        <w:t>txaGauche</w:t>
      </w:r>
      <w:proofErr w:type="spellEnd"/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fr-FR"/>
        </w:rPr>
        <w:t>;</w:t>
      </w:r>
      <w:proofErr w:type="gramEnd"/>
    </w:p>
    <w:p w14:paraId="7AB31222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fr-FR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TextArea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txaDroite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42CB9A29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7E601D2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lblCentral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6DE0907B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B13AB8E" w14:textId="77777777" w:rsidR="00E879D8" w:rsidRPr="00A10AF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</w:t>
      </w:r>
      <w:r w:rsidRPr="00A10AF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int</w:t>
      </w:r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A10AF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nbTirages</w:t>
      </w:r>
      <w:proofErr w:type="spellEnd"/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proofErr w:type="gramStart"/>
      <w:r w:rsidRPr="00A10AF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1CA93D95" w14:textId="77777777" w:rsidR="00E879D8" w:rsidRPr="00A10AF7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23AC2C3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private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static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final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String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ROLL_THE_DICE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"Roll the DICE</w:t>
      </w:r>
      <w:proofErr w:type="gramStart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1F27E39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private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static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final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String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TIRAGES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proofErr w:type="gramStart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Tirages :"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5853BE0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private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static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final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String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RETOUR_CHARIOT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System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getProperty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line.separator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1FADCAAB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6944B77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@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Override</w:t>
      </w:r>
      <w:proofErr w:type="gramEnd"/>
    </w:p>
    <w:p w14:paraId="0C3F5D0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void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start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Stage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primaryStage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)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throws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Exception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{</w:t>
      </w:r>
    </w:p>
    <w:p w14:paraId="75E06E4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Initialisation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des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composants</w:t>
      </w:r>
      <w:proofErr w:type="spellEnd"/>
    </w:p>
    <w:p w14:paraId="3DF324A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proofErr w:type="gramEnd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2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"2"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33D227E9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proofErr w:type="gramEnd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4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"4"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2051D82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proofErr w:type="gramEnd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6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"6"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7EDF41F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proofErr w:type="gramEnd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8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"8"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55F17D3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proofErr w:type="gramEnd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"10"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2C5E5A1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proofErr w:type="gramEnd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12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"12"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22375BBA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</w:pPr>
    </w:p>
    <w:p w14:paraId="2424C0EA" w14:textId="77777777" w:rsidR="00AF57FF" w:rsidRDefault="00AF57FF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</w:pPr>
    </w:p>
    <w:p w14:paraId="55FB5168" w14:textId="77777777" w:rsidR="00AF57FF" w:rsidRDefault="00AF57FF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</w:pPr>
    </w:p>
    <w:p w14:paraId="2A88409F" w14:textId="77777777" w:rsidR="00AF57FF" w:rsidRPr="00EE174F" w:rsidRDefault="00AF57FF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40C6B23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lastRenderedPageBreak/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rbtn2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setUserData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"2"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21B05C19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rbtn4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setUserData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"4"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05C9FCA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rbtn6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setUserData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"6"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30EF71A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rbtn8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setUserData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"8"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6CE7263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setUserData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"10"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357200FF" w14:textId="0A895FFF" w:rsidR="0091642C" w:rsidRPr="00A10AF7" w:rsidRDefault="0091642C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A10AF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 xml:space="preserve">    </w:t>
      </w:r>
      <w:proofErr w:type="gramStart"/>
      <w:r w:rsidRPr="00A10AF7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A10AF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rbtn12</w:t>
      </w:r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A10AF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setUserData</w:t>
      </w:r>
      <w:proofErr w:type="gramEnd"/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A10AF7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"12"</w:t>
      </w:r>
      <w:proofErr w:type="gramStart"/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ab/>
      </w:r>
    </w:p>
    <w:p w14:paraId="6BAFAE62" w14:textId="77777777" w:rsidR="0091642C" w:rsidRPr="00A10AF7" w:rsidRDefault="0091642C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78CE6607" w14:textId="77777777" w:rsidR="00E879D8" w:rsidRPr="00A10AF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A10AF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EcouteurRadioBouton</w:t>
      </w:r>
      <w:proofErr w:type="spellEnd"/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A10AF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listenerRbtn</w:t>
      </w:r>
      <w:proofErr w:type="spellEnd"/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A10AF7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A10AF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EcouteurRadioBouton</w:t>
      </w:r>
      <w:proofErr w:type="spellEnd"/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  <w:proofErr w:type="gramEnd"/>
    </w:p>
    <w:p w14:paraId="212D056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rbtn2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listenerRbtn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5734A81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rbtn4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listenerRbtn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1A206CB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rbtn6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listenerRbtn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68F8835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rbtn8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listenerRbtn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20D2D9E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listenerRbtn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3E144403" w14:textId="4823EE80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rbtn12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listenerRbtn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73A7C379" w14:textId="77777777" w:rsidR="00AF57FF" w:rsidRPr="00EE174F" w:rsidRDefault="00AF57FF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2A81F40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group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ToggleGroup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  <w:proofErr w:type="gramEnd"/>
    </w:p>
    <w:p w14:paraId="567C1260" w14:textId="3A0C57DA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group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getToggles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).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addAll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(rbtn2, rbtn4, rbtn6, rbtn8, rbtn10, rbtn12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70D9D88B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Sinon on peut aussi faire :</w:t>
      </w:r>
    </w:p>
    <w:p w14:paraId="70554D5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this.rbtn2.setToggleGroup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(group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);</w:t>
      </w:r>
      <w:proofErr w:type="gramEnd"/>
    </w:p>
    <w:p w14:paraId="13861F8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this.rbtn4.setToggleGroup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(group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);</w:t>
      </w:r>
      <w:proofErr w:type="gramEnd"/>
    </w:p>
    <w:p w14:paraId="1B74A58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this.rbtn6.setToggleGroup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(group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);</w:t>
      </w:r>
      <w:proofErr w:type="gramEnd"/>
    </w:p>
    <w:p w14:paraId="64FE44C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this.rbtn8.setToggleGroup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(group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);</w:t>
      </w:r>
      <w:proofErr w:type="gramEnd"/>
    </w:p>
    <w:p w14:paraId="09A1EE0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this.rbtn10.setToggleGroup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(group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);</w:t>
      </w:r>
      <w:proofErr w:type="gramEnd"/>
    </w:p>
    <w:p w14:paraId="2436151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this.rbtn12.setToggleGroup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(group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);</w:t>
      </w:r>
      <w:proofErr w:type="gramEnd"/>
    </w:p>
    <w:p w14:paraId="39FADD56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6809ED4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lblCentral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Label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"0"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5FE0B01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lblCentral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setFont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Font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font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null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FontWeight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BOLD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49D0EA8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lblCentral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setMaxSize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Double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MAX_VALUE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Double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MAX_VALUE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6EC30EE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lblCentral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setAlignment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Pos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CENTER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4C1F41B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lblCentral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setBorder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</w:p>
    <w:p w14:paraId="6628806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Border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</w:p>
    <w:p w14:paraId="3AD33D2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BorderStroke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</w:p>
    <w:p w14:paraId="54DE929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Color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BLACK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,</w:t>
      </w:r>
    </w:p>
    <w:p w14:paraId="79AA308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BorderStrokeStyle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SOLID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,</w:t>
      </w:r>
    </w:p>
    <w:p w14:paraId="1115639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CornerRadii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EMPTY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,</w:t>
      </w:r>
    </w:p>
    <w:p w14:paraId="7C99A37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BorderWidths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DEFAULT</w:t>
      </w:r>
      <w:proofErr w:type="spellEnd"/>
    </w:p>
    <w:p w14:paraId="2D21EF3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)</w:t>
      </w:r>
    </w:p>
    <w:p w14:paraId="09E3E8A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)</w:t>
      </w:r>
    </w:p>
    <w:p w14:paraId="076215C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);</w:t>
      </w:r>
    </w:p>
    <w:p w14:paraId="58EB5B52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581B50A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</w:t>
      </w:r>
    </w:p>
    <w:p w14:paraId="2AF2C84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btnRoll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Button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"Roll"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3EFB087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lastRenderedPageBreak/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btnFin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Button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"Fin"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3F7FA20E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1E78C61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EcouteurBouton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listenerBtn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EcouteurBouton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  <w:proofErr w:type="gramEnd"/>
    </w:p>
    <w:p w14:paraId="1A54DD8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btnRoll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listenerBtn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44C3C7E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btnFin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listenerBtn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25D8E1C7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C5A689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txaGauche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TextArea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ROLL_THE_DICE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036BEFE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txaGauche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setPrefSize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200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5EE04D5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</w:t>
      </w:r>
    </w:p>
    <w:p w14:paraId="5E03A7D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txaDroite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TextArea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TIRAGES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4D4AEDD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txaDroite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setPrefSize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200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4E946D23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2F2BAB7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BorderPane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BorderPane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  <w:proofErr w:type="gramEnd"/>
    </w:p>
    <w:p w14:paraId="395E90BC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7BE34A3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HBox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hbHaut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HBox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  <w:proofErr w:type="gramEnd"/>
    </w:p>
    <w:p w14:paraId="59A342F3" w14:textId="565D5E23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hbHaut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getChildren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).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addAll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(rbtn2, rbtn4, rbtn6, rbtn8, rbtn10, rbtn12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674C40D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hbHaut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setAlignment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Pos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CENTER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735F51E9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hbHaut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setSpacing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20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2AD65C7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</w:t>
      </w:r>
    </w:p>
    <w:p w14:paraId="7CA7298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HBox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hbBas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HBox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  <w:proofErr w:type="gramEnd"/>
    </w:p>
    <w:p w14:paraId="33F2405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hbBas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getChildren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).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addAll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btnRoll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btnFin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6F9B514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hbBas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setAlignment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Pos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CENTER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348ACEF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hbBas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setSpacing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20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4C31B09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</w:t>
      </w:r>
    </w:p>
    <w:p w14:paraId="295178A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Ajout des composants en haut</w:t>
      </w:r>
    </w:p>
    <w:p w14:paraId="358ECE60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BorderPane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setAlignment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hbHaut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Pos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CENTER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429010B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BorderPane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setMargin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hbHaut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Insets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2BDD2BA5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root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setTop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hbHaut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5EE02E82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</w:p>
    <w:p w14:paraId="59651BB3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Ajout des composants en bas</w:t>
      </w:r>
    </w:p>
    <w:p w14:paraId="16E4802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BorderPane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setAlignment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hbBas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Pos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CENTER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57149DF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BorderPane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setMargin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hbBas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Insets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4CFC47F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setBottom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hbBas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0560F27F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7343B4F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setLeft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txaGauche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07828F3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setRight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txaDroite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36BC49CE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7068391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setCenter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lblCentral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69638F6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</w:t>
      </w:r>
    </w:p>
    <w:p w14:paraId="2B81777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Création de la scène</w:t>
      </w:r>
    </w:p>
    <w:p w14:paraId="20D05B7C" w14:textId="77777777" w:rsidR="00E879D8" w:rsidRPr="00A10AF7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A10AF7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Scene</w:t>
      </w:r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A10AF7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scene</w:t>
      </w:r>
      <w:proofErr w:type="spellEnd"/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A10AF7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A10AF7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Scene</w:t>
      </w:r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root, </w:t>
      </w:r>
      <w:r w:rsidRPr="00A10AF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600</w:t>
      </w:r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A10AF7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400</w:t>
      </w:r>
      <w:proofErr w:type="gramStart"/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74525C51" w14:textId="77777777" w:rsidR="00E879D8" w:rsidRPr="00A10AF7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16AC791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A10AF7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primaryStage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setScene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scene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71ADAC3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primaryStage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setTitle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"Application de dé en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JavaFX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2EB56DF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primaryStage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show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014758A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}</w:t>
      </w:r>
    </w:p>
    <w:p w14:paraId="29207E38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5E9700B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static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void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main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String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[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]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args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6204223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Application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launch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53A0BDE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}</w:t>
      </w:r>
    </w:p>
    <w:p w14:paraId="58A2AD79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73E5D14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private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class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EcouteurRadioBouton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implements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EventHandler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&lt;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MouseEvent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&gt; {</w:t>
      </w:r>
    </w:p>
    <w:p w14:paraId="529A4DD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@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Override</w:t>
      </w:r>
      <w:proofErr w:type="gramEnd"/>
    </w:p>
    <w:p w14:paraId="04A9CC4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void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handle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MouseEvent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event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010DE9EE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Object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obj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event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getSource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0DD3FCC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RadioButton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rbtn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RadioButton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obj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1895CD78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PS de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Mikkel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: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Peut être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raccourci en :</w:t>
      </w:r>
    </w:p>
    <w:p w14:paraId="45F82BC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rbtn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= (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)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event.getSource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);</w:t>
      </w:r>
      <w:proofErr w:type="gramEnd"/>
    </w:p>
    <w:p w14:paraId="5CB455C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String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typeDe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(String)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getUserData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0D4CC68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56A260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lblCentral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setText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proofErr w:type="gram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6442B33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txaGauche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setText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(ROLL_THE_DICE + RETOUR_CHARIOT + RETOUR_CHARIOT + 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"à 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+ 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typeDe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+ 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 faces"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6DE20D6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}</w:t>
      </w:r>
    </w:p>
    <w:p w14:paraId="142A4DF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}</w:t>
      </w:r>
    </w:p>
    <w:p w14:paraId="35FDD346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659EF66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private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class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EcouteurBouton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implements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EventHandler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&lt;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MouseEvent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&gt; {</w:t>
      </w:r>
    </w:p>
    <w:p w14:paraId="1E5F9C5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@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Override</w:t>
      </w:r>
      <w:proofErr w:type="gramEnd"/>
    </w:p>
    <w:p w14:paraId="54FCB38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void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handle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MouseEvent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event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7D8035A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event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getSource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() ==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btnRoll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3A975249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group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getSelectedToggle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!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=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null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5A3C95D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Toggle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tog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group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getSelectedToggle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614DDC8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) 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tog;</w:t>
      </w:r>
      <w:proofErr w:type="gramEnd"/>
    </w:p>
    <w:p w14:paraId="03113AE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</w:t>
      </w:r>
    </w:p>
    <w:p w14:paraId="470E457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nbFaces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parseInt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rbtn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getUserData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()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098B4531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resultat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Math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random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() *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nbFaces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 +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3EEA2F4F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</w:t>
      </w:r>
    </w:p>
    <w:p w14:paraId="3925C09E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lblCentral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valueOf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(resultat)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785B3BD8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F13D47D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PS de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Mikkel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: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Là où on s'est arrêté : ajouter le tirage au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TextField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des tirages.</w:t>
      </w:r>
    </w:p>
    <w:p w14:paraId="16CBA58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txaDroite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appendText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(RETOUR_CHARIOT +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String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valueOf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(resultat)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1D9A68B7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47AFF63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nbTirages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+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+;</w:t>
      </w:r>
      <w:proofErr w:type="gramEnd"/>
    </w:p>
    <w:p w14:paraId="44849B1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nbTirages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&gt; </w:t>
      </w:r>
      <w:proofErr w:type="gramStart"/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2E3F247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btnRoll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setDisable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4766B1E9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}</w:t>
      </w:r>
    </w:p>
    <w:p w14:paraId="49C418D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}</w:t>
      </w:r>
    </w:p>
    <w:p w14:paraId="02F9470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}</w:t>
      </w:r>
    </w:p>
    <w:p w14:paraId="30275C8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else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event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getSource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() == 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btnFin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</w:p>
    <w:p w14:paraId="711526E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Platform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exit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53820219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}</w:t>
      </w:r>
    </w:p>
    <w:p w14:paraId="3D9749E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}</w:t>
      </w:r>
    </w:p>
    <w:p w14:paraId="6FFC08E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}</w:t>
      </w:r>
    </w:p>
    <w:p w14:paraId="32EF414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}</w:t>
      </w:r>
    </w:p>
    <w:p w14:paraId="1FA8A1F4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2359E0F7" w14:textId="77777777" w:rsidR="00E879D8" w:rsidRPr="00EE174F" w:rsidRDefault="00E879D8">
      <w:pPr>
        <w:rPr>
          <w:lang w:val="en-US"/>
        </w:rPr>
      </w:pPr>
    </w:p>
    <w:p w14:paraId="4A18169B" w14:textId="77777777" w:rsidR="00E879D8" w:rsidRPr="00EE174F" w:rsidRDefault="00E879D8">
      <w:pPr>
        <w:rPr>
          <w:lang w:val="en-US"/>
        </w:rPr>
      </w:pPr>
    </w:p>
    <w:p w14:paraId="19281EF7" w14:textId="77777777" w:rsidR="00E879D8" w:rsidRPr="00EE174F" w:rsidRDefault="00E879D8">
      <w:pPr>
        <w:rPr>
          <w:lang w:val="en-US"/>
        </w:rPr>
      </w:pPr>
    </w:p>
    <w:p w14:paraId="3338975D" w14:textId="77777777" w:rsidR="00E879D8" w:rsidRPr="00EE174F" w:rsidRDefault="00E879D8">
      <w:pPr>
        <w:rPr>
          <w:lang w:val="en-US"/>
        </w:rPr>
      </w:pPr>
    </w:p>
    <w:p w14:paraId="1D139604" w14:textId="77777777" w:rsidR="00E879D8" w:rsidRPr="00EE174F" w:rsidRDefault="00E879D8">
      <w:pPr>
        <w:rPr>
          <w:lang w:val="en-US"/>
        </w:rPr>
      </w:pPr>
    </w:p>
    <w:p w14:paraId="136ED905" w14:textId="77777777" w:rsidR="00E879D8" w:rsidRPr="00EE174F" w:rsidRDefault="00E879D8">
      <w:pPr>
        <w:rPr>
          <w:lang w:val="en-US"/>
        </w:rPr>
      </w:pPr>
    </w:p>
    <w:p w14:paraId="1E8845D2" w14:textId="77777777" w:rsidR="00E879D8" w:rsidRPr="00EE174F" w:rsidRDefault="00E879D8">
      <w:pPr>
        <w:rPr>
          <w:lang w:val="en-US"/>
        </w:rPr>
      </w:pPr>
    </w:p>
    <w:p w14:paraId="6CEB5B2F" w14:textId="77777777" w:rsidR="00E879D8" w:rsidRPr="00EE174F" w:rsidRDefault="00E879D8">
      <w:pPr>
        <w:rPr>
          <w:lang w:val="en-US"/>
        </w:rPr>
      </w:pPr>
    </w:p>
    <w:p w14:paraId="1C16085F" w14:textId="77777777" w:rsidR="00E879D8" w:rsidRPr="00EE174F" w:rsidRDefault="00E879D8">
      <w:pPr>
        <w:rPr>
          <w:lang w:val="en-US"/>
        </w:rPr>
      </w:pPr>
    </w:p>
    <w:p w14:paraId="144BE660" w14:textId="77777777" w:rsidR="00E879D8" w:rsidRPr="00EE174F" w:rsidRDefault="00E879D8">
      <w:pPr>
        <w:rPr>
          <w:lang w:val="en-US"/>
        </w:rPr>
      </w:pPr>
    </w:p>
    <w:p w14:paraId="3ED1BDC0" w14:textId="77777777" w:rsidR="00E879D8" w:rsidRPr="00EE174F" w:rsidRDefault="00E879D8">
      <w:pPr>
        <w:rPr>
          <w:lang w:val="en-US"/>
        </w:rPr>
      </w:pPr>
    </w:p>
    <w:p w14:paraId="0F695687" w14:textId="77777777" w:rsidR="00E879D8" w:rsidRPr="00EE174F" w:rsidRDefault="00E879D8">
      <w:pPr>
        <w:rPr>
          <w:lang w:val="en-US"/>
        </w:rPr>
      </w:pPr>
    </w:p>
    <w:p w14:paraId="57294279" w14:textId="77777777" w:rsidR="00E879D8" w:rsidRPr="00EE174F" w:rsidRDefault="00E879D8">
      <w:pPr>
        <w:rPr>
          <w:lang w:val="en-US"/>
        </w:rPr>
      </w:pPr>
    </w:p>
    <w:p w14:paraId="64E7F618" w14:textId="77777777" w:rsidR="00E879D8" w:rsidRPr="00EE174F" w:rsidRDefault="00E879D8">
      <w:pPr>
        <w:rPr>
          <w:lang w:val="en-US"/>
        </w:rPr>
      </w:pPr>
    </w:p>
    <w:p w14:paraId="31D8E444" w14:textId="77777777" w:rsidR="00E879D8" w:rsidRPr="00EE174F" w:rsidRDefault="00E879D8">
      <w:pPr>
        <w:rPr>
          <w:lang w:val="en-US"/>
        </w:rPr>
      </w:pPr>
    </w:p>
    <w:p w14:paraId="68B9CD9B" w14:textId="77777777" w:rsidR="00E879D8" w:rsidRPr="00EE174F" w:rsidRDefault="00E879D8">
      <w:pPr>
        <w:rPr>
          <w:lang w:val="en-US"/>
        </w:rPr>
      </w:pPr>
    </w:p>
    <w:p w14:paraId="3B11A965" w14:textId="77777777" w:rsidR="00E879D8" w:rsidRPr="00EE174F" w:rsidRDefault="00E879D8">
      <w:pPr>
        <w:rPr>
          <w:lang w:val="en-US"/>
        </w:rPr>
      </w:pPr>
    </w:p>
    <w:p w14:paraId="2F9C6BB9" w14:textId="77777777" w:rsidR="00E879D8" w:rsidRPr="00EE174F" w:rsidRDefault="00E879D8">
      <w:pPr>
        <w:rPr>
          <w:lang w:val="en-US"/>
        </w:rPr>
      </w:pPr>
    </w:p>
    <w:p w14:paraId="1EDD5E7E" w14:textId="77777777" w:rsidR="00E879D8" w:rsidRPr="00EE174F" w:rsidRDefault="00E879D8">
      <w:pPr>
        <w:rPr>
          <w:lang w:val="en-US"/>
        </w:rPr>
      </w:pPr>
    </w:p>
    <w:p w14:paraId="2D7EC9C9" w14:textId="77777777" w:rsidR="00E879D8" w:rsidRPr="00EE174F" w:rsidRDefault="00E879D8">
      <w:pPr>
        <w:rPr>
          <w:lang w:val="en-US"/>
        </w:rPr>
      </w:pPr>
    </w:p>
    <w:p w14:paraId="740FFED4" w14:textId="77777777" w:rsidR="00E879D8" w:rsidRPr="00EE174F" w:rsidRDefault="00E879D8">
      <w:pPr>
        <w:rPr>
          <w:lang w:val="en-US"/>
        </w:rPr>
      </w:pPr>
    </w:p>
    <w:p w14:paraId="24B010EA" w14:textId="77777777" w:rsidR="00E879D8" w:rsidRPr="00EE174F" w:rsidRDefault="00E879D8">
      <w:pPr>
        <w:rPr>
          <w:lang w:val="en-US"/>
        </w:rPr>
      </w:pPr>
    </w:p>
    <w:p w14:paraId="1185AB44" w14:textId="77777777" w:rsidR="00E879D8" w:rsidRDefault="00E879D8">
      <w:pPr>
        <w:rPr>
          <w:lang w:val="en-US"/>
        </w:rPr>
      </w:pPr>
    </w:p>
    <w:p w14:paraId="0201E7DB" w14:textId="77777777" w:rsidR="00AF57FF" w:rsidRDefault="00AF57FF">
      <w:pPr>
        <w:rPr>
          <w:lang w:val="en-US"/>
        </w:rPr>
      </w:pPr>
    </w:p>
    <w:p w14:paraId="0DC11914" w14:textId="77777777" w:rsidR="00AF57FF" w:rsidRDefault="00AF57FF">
      <w:pPr>
        <w:rPr>
          <w:lang w:val="en-US"/>
        </w:rPr>
      </w:pPr>
    </w:p>
    <w:p w14:paraId="4AE6ECD4" w14:textId="77777777" w:rsidR="00AF57FF" w:rsidRDefault="00AF57FF">
      <w:pPr>
        <w:rPr>
          <w:lang w:val="en-US"/>
        </w:rPr>
      </w:pPr>
    </w:p>
    <w:p w14:paraId="79A19262" w14:textId="77777777" w:rsidR="00AF57FF" w:rsidRDefault="00AF57FF">
      <w:pPr>
        <w:rPr>
          <w:lang w:val="en-US"/>
        </w:rPr>
      </w:pPr>
    </w:p>
    <w:p w14:paraId="44B1FE6A" w14:textId="77777777" w:rsidR="00AF57FF" w:rsidRDefault="00AF57FF">
      <w:pPr>
        <w:rPr>
          <w:lang w:val="en-US"/>
        </w:rPr>
      </w:pPr>
    </w:p>
    <w:p w14:paraId="118B0F96" w14:textId="77777777" w:rsidR="00AF57FF" w:rsidRDefault="00AF57FF">
      <w:pPr>
        <w:rPr>
          <w:lang w:val="en-US"/>
        </w:rPr>
      </w:pPr>
    </w:p>
    <w:p w14:paraId="5275C9EB" w14:textId="77777777" w:rsidR="00AF57FF" w:rsidRPr="00EE174F" w:rsidRDefault="00AF57FF">
      <w:pPr>
        <w:rPr>
          <w:lang w:val="en-US"/>
        </w:rPr>
      </w:pPr>
    </w:p>
    <w:p w14:paraId="50080367" w14:textId="77777777" w:rsidR="00E879D8" w:rsidRPr="00EE174F" w:rsidRDefault="00000000">
      <w:pPr>
        <w:pStyle w:val="Titre"/>
        <w:jc w:val="center"/>
        <w:rPr>
          <w:lang w:val="en-US"/>
        </w:rPr>
      </w:pPr>
      <w:bookmarkStart w:id="117" w:name="_38wnya5be0yo" w:colFirst="0" w:colLast="0"/>
      <w:bookmarkEnd w:id="117"/>
      <w:r w:rsidRPr="00EE174F">
        <w:rPr>
          <w:lang w:val="en-US"/>
        </w:rPr>
        <w:lastRenderedPageBreak/>
        <w:t>TP 1</w:t>
      </w:r>
    </w:p>
    <w:p w14:paraId="5E776CFE" w14:textId="77777777" w:rsidR="00E879D8" w:rsidRPr="00EE174F" w:rsidRDefault="00E879D8">
      <w:pPr>
        <w:rPr>
          <w:lang w:val="en-US"/>
        </w:rPr>
      </w:pPr>
    </w:p>
    <w:p w14:paraId="269D3FAA" w14:textId="77777777" w:rsidR="00E879D8" w:rsidRPr="00EE174F" w:rsidRDefault="00000000">
      <w:pPr>
        <w:pStyle w:val="Titre1"/>
        <w:rPr>
          <w:lang w:val="en-US"/>
        </w:rPr>
      </w:pPr>
      <w:bookmarkStart w:id="118" w:name="_7veqb9v8lyfo" w:colFirst="0" w:colLast="0"/>
      <w:bookmarkEnd w:id="118"/>
      <w:r w:rsidRPr="00EE174F">
        <w:rPr>
          <w:lang w:val="en-US"/>
        </w:rPr>
        <w:t xml:space="preserve">EXO 1 </w:t>
      </w:r>
      <w:proofErr w:type="gramStart"/>
      <w:r w:rsidRPr="00EE174F">
        <w:rPr>
          <w:lang w:val="en-US"/>
        </w:rPr>
        <w:t>( TD</w:t>
      </w:r>
      <w:proofErr w:type="gramEnd"/>
      <w:r w:rsidRPr="00EE174F">
        <w:rPr>
          <w:lang w:val="en-US"/>
        </w:rPr>
        <w:t>1 exo1)</w:t>
      </w:r>
    </w:p>
    <w:p w14:paraId="79A02C1B" w14:textId="77777777" w:rsidR="00E879D8" w:rsidRPr="00EE174F" w:rsidRDefault="00E879D8">
      <w:pPr>
        <w:rPr>
          <w:lang w:val="en-US"/>
        </w:rPr>
      </w:pPr>
    </w:p>
    <w:p w14:paraId="10C8EF5D" w14:textId="77777777" w:rsidR="00E879D8" w:rsidRPr="00EE174F" w:rsidRDefault="00000000">
      <w:pPr>
        <w:pStyle w:val="Titre1"/>
        <w:rPr>
          <w:lang w:val="en-US"/>
        </w:rPr>
      </w:pPr>
      <w:bookmarkStart w:id="119" w:name="_qksjvrv570dr" w:colFirst="0" w:colLast="0"/>
      <w:bookmarkEnd w:id="119"/>
      <w:r w:rsidRPr="00EE174F">
        <w:rPr>
          <w:lang w:val="en-US"/>
        </w:rPr>
        <w:t>EXO 2</w:t>
      </w:r>
    </w:p>
    <w:p w14:paraId="07937777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CC6C1D"/>
          <w:sz w:val="20"/>
          <w:szCs w:val="20"/>
          <w:lang w:val="en-US"/>
        </w:rPr>
        <w:t>package</w:t>
      </w:r>
      <w:r w:rsidRPr="00EE174F">
        <w:rPr>
          <w:color w:val="D9E8F7"/>
          <w:sz w:val="20"/>
          <w:szCs w:val="20"/>
          <w:lang w:val="en-US"/>
        </w:rPr>
        <w:t xml:space="preserve"> unilim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info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ihm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tp1</w:t>
      </w:r>
      <w:r w:rsidRPr="00EE174F">
        <w:rPr>
          <w:color w:val="E6E6FA"/>
          <w:sz w:val="20"/>
          <w:szCs w:val="20"/>
          <w:lang w:val="en-US"/>
        </w:rPr>
        <w:t>.</w:t>
      </w:r>
      <w:proofErr w:type="gramStart"/>
      <w:r w:rsidRPr="00EE174F">
        <w:rPr>
          <w:color w:val="D9E8F7"/>
          <w:sz w:val="20"/>
          <w:szCs w:val="20"/>
          <w:lang w:val="en-US"/>
        </w:rPr>
        <w:t>exo1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3F5AB7F1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proofErr w:type="gramStart"/>
      <w:r>
        <w:rPr>
          <w:color w:val="CC6C1D"/>
          <w:sz w:val="20"/>
          <w:szCs w:val="20"/>
        </w:rPr>
        <w:t>import</w:t>
      </w:r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D9E8F7"/>
          <w:sz w:val="20"/>
          <w:szCs w:val="20"/>
        </w:rPr>
        <w:t>javafx</w:t>
      </w:r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application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Application</w:t>
      </w:r>
      <w:proofErr w:type="spellEnd"/>
      <w:proofErr w:type="gramEnd"/>
      <w:r>
        <w:rPr>
          <w:color w:val="E6E6FA"/>
          <w:sz w:val="20"/>
          <w:szCs w:val="20"/>
        </w:rPr>
        <w:t>;</w:t>
      </w:r>
    </w:p>
    <w:p w14:paraId="164F7CBC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proofErr w:type="gramStart"/>
      <w:r>
        <w:rPr>
          <w:color w:val="CC6C1D"/>
          <w:sz w:val="20"/>
          <w:szCs w:val="20"/>
        </w:rPr>
        <w:t>import</w:t>
      </w:r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javafx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geometry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Insets</w:t>
      </w:r>
      <w:proofErr w:type="spellEnd"/>
      <w:r>
        <w:rPr>
          <w:color w:val="E6E6FA"/>
          <w:sz w:val="20"/>
          <w:szCs w:val="20"/>
        </w:rPr>
        <w:t>;</w:t>
      </w:r>
      <w:proofErr w:type="gramEnd"/>
    </w:p>
    <w:p w14:paraId="0270E628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proofErr w:type="gramStart"/>
      <w:r>
        <w:rPr>
          <w:color w:val="CC6C1D"/>
          <w:sz w:val="20"/>
          <w:szCs w:val="20"/>
        </w:rPr>
        <w:t>import</w:t>
      </w:r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javafx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geometry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Pos</w:t>
      </w:r>
      <w:proofErr w:type="spellEnd"/>
      <w:r>
        <w:rPr>
          <w:color w:val="E6E6FA"/>
          <w:sz w:val="20"/>
          <w:szCs w:val="20"/>
        </w:rPr>
        <w:t>;</w:t>
      </w:r>
      <w:proofErr w:type="gramEnd"/>
    </w:p>
    <w:p w14:paraId="403A464D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proofErr w:type="gramStart"/>
      <w:r>
        <w:rPr>
          <w:color w:val="CC6C1D"/>
          <w:sz w:val="20"/>
          <w:szCs w:val="20"/>
        </w:rPr>
        <w:t>import</w:t>
      </w:r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javafx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scene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Scene</w:t>
      </w:r>
      <w:proofErr w:type="spellEnd"/>
      <w:r>
        <w:rPr>
          <w:color w:val="E6E6FA"/>
          <w:sz w:val="20"/>
          <w:szCs w:val="20"/>
        </w:rPr>
        <w:t>;</w:t>
      </w:r>
      <w:proofErr w:type="gramEnd"/>
    </w:p>
    <w:p w14:paraId="16A7D38A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proofErr w:type="gramStart"/>
      <w:r>
        <w:rPr>
          <w:color w:val="CC6C1D"/>
          <w:sz w:val="20"/>
          <w:szCs w:val="20"/>
        </w:rPr>
        <w:t>import</w:t>
      </w:r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javafx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scene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control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Button</w:t>
      </w:r>
      <w:proofErr w:type="spellEnd"/>
      <w:proofErr w:type="gramEnd"/>
      <w:r>
        <w:rPr>
          <w:color w:val="E6E6FA"/>
          <w:sz w:val="20"/>
          <w:szCs w:val="20"/>
        </w:rPr>
        <w:t>;</w:t>
      </w:r>
    </w:p>
    <w:p w14:paraId="3F6B1E43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proofErr w:type="gramStart"/>
      <w:r>
        <w:rPr>
          <w:color w:val="CC6C1D"/>
          <w:sz w:val="20"/>
          <w:szCs w:val="20"/>
        </w:rPr>
        <w:t>import</w:t>
      </w:r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javafx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scene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control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ComboBox</w:t>
      </w:r>
      <w:proofErr w:type="spellEnd"/>
      <w:proofErr w:type="gramEnd"/>
      <w:r>
        <w:rPr>
          <w:color w:val="E6E6FA"/>
          <w:sz w:val="20"/>
          <w:szCs w:val="20"/>
        </w:rPr>
        <w:t>;</w:t>
      </w:r>
    </w:p>
    <w:p w14:paraId="0B74D4F9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proofErr w:type="gramStart"/>
      <w:r>
        <w:rPr>
          <w:color w:val="CC6C1D"/>
          <w:sz w:val="20"/>
          <w:szCs w:val="20"/>
        </w:rPr>
        <w:t>import</w:t>
      </w:r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D9E8F7"/>
          <w:sz w:val="20"/>
          <w:szCs w:val="20"/>
        </w:rPr>
        <w:t>javafx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scene</w:t>
      </w:r>
      <w:proofErr w:type="gramEnd"/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control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Label</w:t>
      </w:r>
      <w:proofErr w:type="spellEnd"/>
      <w:proofErr w:type="gramEnd"/>
      <w:r>
        <w:rPr>
          <w:color w:val="E6E6FA"/>
          <w:sz w:val="20"/>
          <w:szCs w:val="20"/>
        </w:rPr>
        <w:t>;</w:t>
      </w:r>
    </w:p>
    <w:p w14:paraId="1C1B05C3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CC6C1D"/>
          <w:sz w:val="20"/>
          <w:szCs w:val="20"/>
          <w:lang w:val="en-US"/>
        </w:rPr>
        <w:t>import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D9E8F7"/>
          <w:sz w:val="20"/>
          <w:szCs w:val="20"/>
          <w:lang w:val="en-US"/>
        </w:rPr>
        <w:t>javafx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scene</w:t>
      </w:r>
      <w:proofErr w:type="gramEnd"/>
      <w:r w:rsidRPr="00EE174F">
        <w:rPr>
          <w:color w:val="E6E6FA"/>
          <w:sz w:val="20"/>
          <w:szCs w:val="20"/>
          <w:lang w:val="en-US"/>
        </w:rPr>
        <w:t>.</w:t>
      </w:r>
      <w:proofErr w:type="gramStart"/>
      <w:r w:rsidRPr="00EE174F">
        <w:rPr>
          <w:color w:val="D9E8F7"/>
          <w:sz w:val="20"/>
          <w:szCs w:val="20"/>
          <w:lang w:val="en-US"/>
        </w:rPr>
        <w:t>control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TextField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;</w:t>
      </w:r>
    </w:p>
    <w:p w14:paraId="53B8D13F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CC6C1D"/>
          <w:sz w:val="20"/>
          <w:szCs w:val="20"/>
          <w:lang w:val="en-US"/>
        </w:rPr>
        <w:t>import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D9E8F7"/>
          <w:sz w:val="20"/>
          <w:szCs w:val="20"/>
          <w:lang w:val="en-US"/>
        </w:rPr>
        <w:t>javafx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scene</w:t>
      </w:r>
      <w:proofErr w:type="gramEnd"/>
      <w:r w:rsidRPr="00EE174F">
        <w:rPr>
          <w:color w:val="E6E6FA"/>
          <w:sz w:val="20"/>
          <w:szCs w:val="20"/>
          <w:lang w:val="en-US"/>
        </w:rPr>
        <w:t>.</w:t>
      </w:r>
      <w:proofErr w:type="gramStart"/>
      <w:r w:rsidRPr="00EE174F">
        <w:rPr>
          <w:color w:val="D9E8F7"/>
          <w:sz w:val="20"/>
          <w:szCs w:val="20"/>
          <w:lang w:val="en-US"/>
        </w:rPr>
        <w:t>layout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BorderPane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;</w:t>
      </w:r>
    </w:p>
    <w:p w14:paraId="74403BB2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CC6C1D"/>
          <w:sz w:val="20"/>
          <w:szCs w:val="20"/>
          <w:lang w:val="en-US"/>
        </w:rPr>
        <w:t>import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D9E8F7"/>
          <w:sz w:val="20"/>
          <w:szCs w:val="20"/>
          <w:lang w:val="en-US"/>
        </w:rPr>
        <w:t>javafx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scene</w:t>
      </w:r>
      <w:proofErr w:type="gramEnd"/>
      <w:r w:rsidRPr="00EE174F">
        <w:rPr>
          <w:color w:val="E6E6FA"/>
          <w:sz w:val="20"/>
          <w:szCs w:val="20"/>
          <w:lang w:val="en-US"/>
        </w:rPr>
        <w:t>.</w:t>
      </w:r>
      <w:proofErr w:type="gramStart"/>
      <w:r w:rsidRPr="00EE174F">
        <w:rPr>
          <w:color w:val="D9E8F7"/>
          <w:sz w:val="20"/>
          <w:szCs w:val="20"/>
          <w:lang w:val="en-US"/>
        </w:rPr>
        <w:t>layout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GridPane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;</w:t>
      </w:r>
    </w:p>
    <w:p w14:paraId="5F3F0563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CC6C1D"/>
          <w:sz w:val="20"/>
          <w:szCs w:val="20"/>
          <w:lang w:val="en-US"/>
        </w:rPr>
        <w:t>import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D9E8F7"/>
          <w:sz w:val="20"/>
          <w:szCs w:val="20"/>
          <w:lang w:val="en-US"/>
        </w:rPr>
        <w:t>javafx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scene</w:t>
      </w:r>
      <w:proofErr w:type="gramEnd"/>
      <w:r w:rsidRPr="00EE174F">
        <w:rPr>
          <w:color w:val="E6E6FA"/>
          <w:sz w:val="20"/>
          <w:szCs w:val="20"/>
          <w:lang w:val="en-US"/>
        </w:rPr>
        <w:t>.</w:t>
      </w:r>
      <w:proofErr w:type="gramStart"/>
      <w:r w:rsidRPr="00EE174F">
        <w:rPr>
          <w:color w:val="D9E8F7"/>
          <w:sz w:val="20"/>
          <w:szCs w:val="20"/>
          <w:lang w:val="en-US"/>
        </w:rPr>
        <w:t>layout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VBox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;</w:t>
      </w:r>
    </w:p>
    <w:p w14:paraId="0FBE8C32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CC6C1D"/>
          <w:sz w:val="20"/>
          <w:szCs w:val="20"/>
          <w:lang w:val="en-US"/>
        </w:rPr>
        <w:t>import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D9E8F7"/>
          <w:sz w:val="20"/>
          <w:szCs w:val="20"/>
          <w:lang w:val="en-US"/>
        </w:rPr>
        <w:t>javafx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stage</w:t>
      </w:r>
      <w:proofErr w:type="gramEnd"/>
      <w:r w:rsidRPr="00EE174F">
        <w:rPr>
          <w:color w:val="E6E6FA"/>
          <w:sz w:val="20"/>
          <w:szCs w:val="20"/>
          <w:lang w:val="en-US"/>
        </w:rPr>
        <w:t>.</w:t>
      </w:r>
      <w:proofErr w:type="gramStart"/>
      <w:r w:rsidRPr="00EE174F">
        <w:rPr>
          <w:color w:val="D9E8F7"/>
          <w:sz w:val="20"/>
          <w:szCs w:val="20"/>
          <w:lang w:val="en-US"/>
        </w:rPr>
        <w:t>Stage</w:t>
      </w:r>
      <w:proofErr w:type="spellEnd"/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1C151CDA" w14:textId="77777777" w:rsidR="00E879D8" w:rsidRDefault="00000000">
      <w:pPr>
        <w:shd w:val="clear" w:color="auto" w:fill="2F2F2F"/>
        <w:rPr>
          <w:color w:val="F9FAF4"/>
          <w:sz w:val="20"/>
          <w:szCs w:val="20"/>
        </w:rPr>
      </w:pPr>
      <w:proofErr w:type="gramStart"/>
      <w:r>
        <w:rPr>
          <w:color w:val="CC6C1D"/>
          <w:sz w:val="20"/>
          <w:szCs w:val="20"/>
        </w:rPr>
        <w:t>public</w:t>
      </w:r>
      <w:proofErr w:type="gramEnd"/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class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1290C3"/>
          <w:sz w:val="20"/>
          <w:szCs w:val="20"/>
        </w:rPr>
        <w:t>FormInscriptionFX</w:t>
      </w:r>
      <w:proofErr w:type="spell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CC6C1D"/>
          <w:sz w:val="20"/>
          <w:szCs w:val="20"/>
        </w:rPr>
        <w:t>extends</w:t>
      </w:r>
      <w:proofErr w:type="spell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D9E8F7"/>
          <w:sz w:val="20"/>
          <w:szCs w:val="20"/>
        </w:rPr>
        <w:t>javafx</w:t>
      </w:r>
      <w:r>
        <w:rPr>
          <w:color w:val="E6E6FA"/>
          <w:sz w:val="20"/>
          <w:szCs w:val="20"/>
        </w:rPr>
        <w:t>.</w:t>
      </w:r>
      <w:proofErr w:type="gramStart"/>
      <w:r>
        <w:rPr>
          <w:color w:val="D9E8F7"/>
          <w:sz w:val="20"/>
          <w:szCs w:val="20"/>
        </w:rPr>
        <w:t>application</w:t>
      </w:r>
      <w:r>
        <w:rPr>
          <w:color w:val="E6E6FA"/>
          <w:sz w:val="20"/>
          <w:szCs w:val="20"/>
        </w:rPr>
        <w:t>.</w:t>
      </w:r>
      <w:r>
        <w:rPr>
          <w:color w:val="3EABE6"/>
          <w:sz w:val="20"/>
          <w:szCs w:val="20"/>
        </w:rPr>
        <w:t>Application</w:t>
      </w:r>
      <w:proofErr w:type="spellEnd"/>
      <w:proofErr w:type="gramEnd"/>
      <w:r>
        <w:rPr>
          <w:color w:val="F9FAF4"/>
          <w:sz w:val="20"/>
          <w:szCs w:val="20"/>
        </w:rPr>
        <w:t>{</w:t>
      </w:r>
    </w:p>
    <w:p w14:paraId="7100A3FF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Label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66E1F8"/>
          <w:sz w:val="20"/>
          <w:szCs w:val="20"/>
        </w:rPr>
        <w:t>lblTitreHaut</w:t>
      </w:r>
      <w:proofErr w:type="spellEnd"/>
      <w:r>
        <w:rPr>
          <w:color w:val="E6E6FA"/>
          <w:sz w:val="20"/>
          <w:szCs w:val="20"/>
        </w:rPr>
        <w:t>;</w:t>
      </w:r>
      <w:proofErr w:type="gramEnd"/>
    </w:p>
    <w:p w14:paraId="40A04E72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Label</w:t>
      </w:r>
      <w:r>
        <w:rPr>
          <w:color w:val="D9E8F7"/>
          <w:sz w:val="20"/>
          <w:szCs w:val="20"/>
        </w:rPr>
        <w:t xml:space="preserve"> </w:t>
      </w:r>
      <w:r>
        <w:rPr>
          <w:color w:val="66E1F8"/>
          <w:sz w:val="20"/>
          <w:szCs w:val="20"/>
        </w:rPr>
        <w:t>lblTitreHaut</w:t>
      </w:r>
      <w:proofErr w:type="gramStart"/>
      <w:r>
        <w:rPr>
          <w:color w:val="66E1F8"/>
          <w:sz w:val="20"/>
          <w:szCs w:val="20"/>
        </w:rPr>
        <w:t>2</w:t>
      </w:r>
      <w:r>
        <w:rPr>
          <w:color w:val="E6E6FA"/>
          <w:sz w:val="20"/>
          <w:szCs w:val="20"/>
        </w:rPr>
        <w:t>;</w:t>
      </w:r>
      <w:proofErr w:type="gramEnd"/>
    </w:p>
    <w:p w14:paraId="60EE38F7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Label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66E1F8"/>
          <w:sz w:val="20"/>
          <w:szCs w:val="20"/>
        </w:rPr>
        <w:t>lblCivilite</w:t>
      </w:r>
      <w:proofErr w:type="spellEnd"/>
      <w:r>
        <w:rPr>
          <w:color w:val="E6E6FA"/>
          <w:sz w:val="20"/>
          <w:szCs w:val="20"/>
        </w:rPr>
        <w:t>;</w:t>
      </w:r>
      <w:proofErr w:type="gramEnd"/>
    </w:p>
    <w:p w14:paraId="2E0C357F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1290C3"/>
          <w:sz w:val="20"/>
          <w:szCs w:val="20"/>
        </w:rPr>
        <w:t>ComboBox</w:t>
      </w:r>
      <w:proofErr w:type="spellEnd"/>
      <w:r>
        <w:rPr>
          <w:color w:val="E6E6FA"/>
          <w:sz w:val="20"/>
          <w:szCs w:val="20"/>
        </w:rPr>
        <w:t>&lt;</w:t>
      </w:r>
      <w:r>
        <w:rPr>
          <w:color w:val="B166DA"/>
          <w:sz w:val="20"/>
          <w:szCs w:val="20"/>
        </w:rPr>
        <w:t>String</w:t>
      </w:r>
      <w:r>
        <w:rPr>
          <w:color w:val="E6E6FA"/>
          <w:sz w:val="20"/>
          <w:szCs w:val="20"/>
        </w:rPr>
        <w:t>&gt;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66E1F8"/>
          <w:sz w:val="20"/>
          <w:szCs w:val="20"/>
        </w:rPr>
        <w:t>cbbCivilite</w:t>
      </w:r>
      <w:proofErr w:type="spellEnd"/>
      <w:r>
        <w:rPr>
          <w:color w:val="E6E6FA"/>
          <w:sz w:val="20"/>
          <w:szCs w:val="20"/>
        </w:rPr>
        <w:t>;</w:t>
      </w:r>
      <w:proofErr w:type="gramEnd"/>
    </w:p>
    <w:p w14:paraId="256D13D8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Label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66E1F8"/>
          <w:sz w:val="20"/>
          <w:szCs w:val="20"/>
        </w:rPr>
        <w:t>lblNom</w:t>
      </w:r>
      <w:proofErr w:type="spellEnd"/>
      <w:r>
        <w:rPr>
          <w:color w:val="E6E6FA"/>
          <w:sz w:val="20"/>
          <w:szCs w:val="20"/>
        </w:rPr>
        <w:t>;</w:t>
      </w:r>
      <w:proofErr w:type="gramEnd"/>
    </w:p>
    <w:p w14:paraId="649EFC9D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1290C3"/>
          <w:sz w:val="20"/>
          <w:szCs w:val="20"/>
        </w:rPr>
        <w:t>TextField</w:t>
      </w:r>
      <w:proofErr w:type="spellEnd"/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66E1F8"/>
          <w:sz w:val="20"/>
          <w:szCs w:val="20"/>
        </w:rPr>
        <w:t>tfdNom</w:t>
      </w:r>
      <w:proofErr w:type="spellEnd"/>
      <w:r>
        <w:rPr>
          <w:color w:val="E6E6FA"/>
          <w:sz w:val="20"/>
          <w:szCs w:val="20"/>
        </w:rPr>
        <w:t>;</w:t>
      </w:r>
      <w:proofErr w:type="gramEnd"/>
    </w:p>
    <w:p w14:paraId="424E0740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Label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66E1F8"/>
          <w:sz w:val="20"/>
          <w:szCs w:val="20"/>
        </w:rPr>
        <w:t>lblPrenom</w:t>
      </w:r>
      <w:proofErr w:type="spellEnd"/>
      <w:r>
        <w:rPr>
          <w:color w:val="E6E6FA"/>
          <w:sz w:val="20"/>
          <w:szCs w:val="20"/>
        </w:rPr>
        <w:t>;</w:t>
      </w:r>
      <w:proofErr w:type="gramEnd"/>
    </w:p>
    <w:p w14:paraId="4678F186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1290C3"/>
          <w:sz w:val="20"/>
          <w:szCs w:val="20"/>
        </w:rPr>
        <w:t>TextField</w:t>
      </w:r>
      <w:proofErr w:type="spellEnd"/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66E1F8"/>
          <w:sz w:val="20"/>
          <w:szCs w:val="20"/>
        </w:rPr>
        <w:t>tfdPrenom</w:t>
      </w:r>
      <w:proofErr w:type="spellEnd"/>
      <w:r>
        <w:rPr>
          <w:color w:val="E6E6FA"/>
          <w:sz w:val="20"/>
          <w:szCs w:val="20"/>
        </w:rPr>
        <w:t>;</w:t>
      </w:r>
      <w:proofErr w:type="gramEnd"/>
    </w:p>
    <w:p w14:paraId="28D68244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Label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66E1F8"/>
          <w:sz w:val="20"/>
          <w:szCs w:val="20"/>
        </w:rPr>
        <w:t>lblEmail</w:t>
      </w:r>
      <w:proofErr w:type="spellEnd"/>
      <w:r>
        <w:rPr>
          <w:color w:val="E6E6FA"/>
          <w:sz w:val="20"/>
          <w:szCs w:val="20"/>
        </w:rPr>
        <w:t>;</w:t>
      </w:r>
      <w:proofErr w:type="gramEnd"/>
    </w:p>
    <w:p w14:paraId="48502359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>
        <w:rPr>
          <w:color w:val="D9E8F7"/>
          <w:sz w:val="20"/>
          <w:szCs w:val="20"/>
        </w:rPr>
        <w:t xml:space="preserve">   </w:t>
      </w:r>
      <w:r w:rsidRPr="00EE174F">
        <w:rPr>
          <w:color w:val="CC6C1D"/>
          <w:sz w:val="20"/>
          <w:szCs w:val="20"/>
          <w:lang w:val="en-US"/>
        </w:rPr>
        <w:t>private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r w:rsidRPr="00EE174F">
        <w:rPr>
          <w:color w:val="1290C3"/>
          <w:sz w:val="20"/>
          <w:szCs w:val="20"/>
          <w:lang w:val="en-US"/>
        </w:rPr>
        <w:t>TextField</w:t>
      </w:r>
      <w:proofErr w:type="spellEnd"/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66E1F8"/>
          <w:sz w:val="20"/>
          <w:szCs w:val="20"/>
          <w:lang w:val="en-US"/>
        </w:rPr>
        <w:t>tfdEmail</w:t>
      </w:r>
      <w:proofErr w:type="spellEnd"/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4568F376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 xml:space="preserve">  </w:t>
      </w:r>
    </w:p>
    <w:p w14:paraId="6650BF72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 xml:space="preserve">   </w:t>
      </w:r>
      <w:r w:rsidRPr="00EE174F">
        <w:rPr>
          <w:color w:val="CC6C1D"/>
          <w:sz w:val="20"/>
          <w:szCs w:val="20"/>
          <w:lang w:val="en-US"/>
        </w:rPr>
        <w:t>private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1290C3"/>
          <w:sz w:val="20"/>
          <w:szCs w:val="20"/>
          <w:lang w:val="en-US"/>
        </w:rPr>
        <w:t>Label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66E1F8"/>
          <w:sz w:val="20"/>
          <w:szCs w:val="20"/>
          <w:lang w:val="en-US"/>
        </w:rPr>
        <w:t>lblConfirmeEmail</w:t>
      </w:r>
      <w:proofErr w:type="spellEnd"/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42CD607D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 xml:space="preserve">   </w:t>
      </w:r>
      <w:r w:rsidRPr="00EE174F">
        <w:rPr>
          <w:color w:val="CC6C1D"/>
          <w:sz w:val="20"/>
          <w:szCs w:val="20"/>
          <w:lang w:val="en-US"/>
        </w:rPr>
        <w:t>private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r w:rsidRPr="00EE174F">
        <w:rPr>
          <w:color w:val="1290C3"/>
          <w:sz w:val="20"/>
          <w:szCs w:val="20"/>
          <w:lang w:val="en-US"/>
        </w:rPr>
        <w:t>TextField</w:t>
      </w:r>
      <w:proofErr w:type="spellEnd"/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66E1F8"/>
          <w:sz w:val="20"/>
          <w:szCs w:val="20"/>
          <w:lang w:val="en-US"/>
        </w:rPr>
        <w:t>tfdConfirmeEmail</w:t>
      </w:r>
      <w:proofErr w:type="spellEnd"/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5BFB80B6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 xml:space="preserve">  </w:t>
      </w:r>
    </w:p>
    <w:p w14:paraId="5A85B622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 xml:space="preserve">   </w:t>
      </w:r>
      <w:r w:rsidRPr="00EE174F">
        <w:rPr>
          <w:color w:val="CC6C1D"/>
          <w:sz w:val="20"/>
          <w:szCs w:val="20"/>
          <w:lang w:val="en-US"/>
        </w:rPr>
        <w:t>private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1290C3"/>
          <w:sz w:val="20"/>
          <w:szCs w:val="20"/>
          <w:lang w:val="en-US"/>
        </w:rPr>
        <w:t>Button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66E1F8"/>
          <w:sz w:val="20"/>
          <w:szCs w:val="20"/>
          <w:lang w:val="en-US"/>
        </w:rPr>
        <w:t>btnSouscrire</w:t>
      </w:r>
      <w:proofErr w:type="spellEnd"/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56A92565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 xml:space="preserve">  </w:t>
      </w:r>
    </w:p>
    <w:p w14:paraId="320C74E0" w14:textId="77777777" w:rsidR="00E879D8" w:rsidRPr="00EE174F" w:rsidRDefault="00000000">
      <w:pPr>
        <w:shd w:val="clear" w:color="auto" w:fill="2F2F2F"/>
        <w:rPr>
          <w:color w:val="F9FAF4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</w:r>
      <w:r w:rsidRPr="00EE174F">
        <w:rPr>
          <w:color w:val="CC6C1D"/>
          <w:sz w:val="20"/>
          <w:szCs w:val="20"/>
          <w:lang w:val="en-US"/>
        </w:rPr>
        <w:t>public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static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void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gramStart"/>
      <w:r w:rsidRPr="00EE174F">
        <w:rPr>
          <w:color w:val="1EB540"/>
          <w:sz w:val="20"/>
          <w:szCs w:val="20"/>
          <w:lang w:val="en-US"/>
        </w:rPr>
        <w:t>main</w:t>
      </w:r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1290C3"/>
          <w:sz w:val="20"/>
          <w:szCs w:val="20"/>
          <w:lang w:val="en-US"/>
        </w:rPr>
        <w:t>String</w:t>
      </w:r>
      <w:r w:rsidRPr="00EE174F">
        <w:rPr>
          <w:color w:val="F9FAF4"/>
          <w:sz w:val="20"/>
          <w:szCs w:val="20"/>
          <w:lang w:val="en-US"/>
        </w:rPr>
        <w:t>[</w:t>
      </w:r>
      <w:proofErr w:type="gramEnd"/>
      <w:r w:rsidRPr="00EE174F">
        <w:rPr>
          <w:color w:val="F9FAF4"/>
          <w:sz w:val="20"/>
          <w:szCs w:val="20"/>
          <w:lang w:val="en-US"/>
        </w:rPr>
        <w:t>]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79ABFF"/>
          <w:sz w:val="20"/>
          <w:szCs w:val="20"/>
          <w:lang w:val="en-US"/>
        </w:rPr>
        <w:t>args</w:t>
      </w:r>
      <w:proofErr w:type="spellEnd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F9FAF4"/>
          <w:sz w:val="20"/>
          <w:szCs w:val="20"/>
          <w:lang w:val="en-US"/>
        </w:rPr>
        <w:t>{</w:t>
      </w:r>
      <w:proofErr w:type="gramEnd"/>
    </w:p>
    <w:p w14:paraId="22EC7F68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</w:r>
      <w:r w:rsidRPr="00EE174F">
        <w:rPr>
          <w:color w:val="D9E8F7"/>
          <w:sz w:val="20"/>
          <w:szCs w:val="20"/>
          <w:lang w:val="en-US"/>
        </w:rPr>
        <w:tab/>
      </w:r>
      <w:proofErr w:type="spellStart"/>
      <w:r w:rsidRPr="00EE174F">
        <w:rPr>
          <w:color w:val="3EABE6"/>
          <w:sz w:val="20"/>
          <w:szCs w:val="20"/>
          <w:lang w:val="en-US"/>
        </w:rPr>
        <w:t>Application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i/>
          <w:color w:val="96EC3F"/>
          <w:sz w:val="20"/>
          <w:szCs w:val="20"/>
          <w:lang w:val="en-US"/>
        </w:rPr>
        <w:t>launch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79ABFF"/>
          <w:sz w:val="20"/>
          <w:szCs w:val="20"/>
          <w:lang w:val="en-US"/>
        </w:rPr>
        <w:t>args</w:t>
      </w:r>
      <w:proofErr w:type="spellEnd"/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65E07DF0" w14:textId="77777777" w:rsidR="00E879D8" w:rsidRPr="00EE174F" w:rsidRDefault="00000000">
      <w:pPr>
        <w:shd w:val="clear" w:color="auto" w:fill="2F2F2F"/>
        <w:rPr>
          <w:color w:val="F9FAF4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</w:r>
      <w:r w:rsidRPr="00EE174F">
        <w:rPr>
          <w:color w:val="F9FAF4"/>
          <w:sz w:val="20"/>
          <w:szCs w:val="20"/>
          <w:lang w:val="en-US"/>
        </w:rPr>
        <w:t>}</w:t>
      </w:r>
    </w:p>
    <w:p w14:paraId="704C5320" w14:textId="77777777" w:rsidR="00E879D8" w:rsidRPr="00EE174F" w:rsidRDefault="00000000">
      <w:pPr>
        <w:shd w:val="clear" w:color="auto" w:fill="2F2F2F"/>
        <w:rPr>
          <w:i/>
          <w:color w:val="A0A0A0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</w:r>
      <w:proofErr w:type="gramStart"/>
      <w:r w:rsidRPr="00EE174F">
        <w:rPr>
          <w:i/>
          <w:color w:val="A0A0A0"/>
          <w:sz w:val="20"/>
          <w:szCs w:val="20"/>
          <w:lang w:val="en-US"/>
        </w:rPr>
        <w:t>@Override</w:t>
      </w:r>
      <w:proofErr w:type="gramEnd"/>
    </w:p>
    <w:p w14:paraId="3B1DE4E4" w14:textId="77777777" w:rsidR="00E879D8" w:rsidRPr="00EE174F" w:rsidRDefault="00000000">
      <w:pPr>
        <w:shd w:val="clear" w:color="auto" w:fill="2F2F2F"/>
        <w:rPr>
          <w:color w:val="F9FAF4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</w:r>
      <w:r w:rsidRPr="00EE174F">
        <w:rPr>
          <w:color w:val="CC6C1D"/>
          <w:sz w:val="20"/>
          <w:szCs w:val="20"/>
          <w:lang w:val="en-US"/>
        </w:rPr>
        <w:t>public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void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gramStart"/>
      <w:r w:rsidRPr="00EE174F">
        <w:rPr>
          <w:color w:val="1EB540"/>
          <w:sz w:val="20"/>
          <w:szCs w:val="20"/>
          <w:lang w:val="en-US"/>
        </w:rPr>
        <w:t>start</w:t>
      </w:r>
      <w:r w:rsidRPr="00EE174F">
        <w:rPr>
          <w:color w:val="F9FAF4"/>
          <w:sz w:val="20"/>
          <w:szCs w:val="20"/>
          <w:lang w:val="en-US"/>
        </w:rPr>
        <w:t>(</w:t>
      </w:r>
      <w:proofErr w:type="gramEnd"/>
      <w:r w:rsidRPr="00EE174F">
        <w:rPr>
          <w:color w:val="1290C3"/>
          <w:sz w:val="20"/>
          <w:szCs w:val="20"/>
          <w:lang w:val="en-US"/>
        </w:rPr>
        <w:t>Stage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r w:rsidRPr="00EE174F">
        <w:rPr>
          <w:color w:val="79ABFF"/>
          <w:sz w:val="20"/>
          <w:szCs w:val="20"/>
          <w:lang w:val="en-US"/>
        </w:rPr>
        <w:t>primaryStage</w:t>
      </w:r>
      <w:proofErr w:type="spellEnd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throws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1290C3"/>
          <w:sz w:val="20"/>
          <w:szCs w:val="20"/>
          <w:lang w:val="en-US"/>
        </w:rPr>
        <w:t>Exception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F9FAF4"/>
          <w:sz w:val="20"/>
          <w:szCs w:val="20"/>
          <w:lang w:val="en-US"/>
        </w:rPr>
        <w:t>{</w:t>
      </w:r>
    </w:p>
    <w:p w14:paraId="04E2D8D2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 w:rsidRPr="00EE174F">
        <w:rPr>
          <w:color w:val="D9E8F7"/>
          <w:sz w:val="20"/>
          <w:szCs w:val="20"/>
          <w:lang w:val="en-US"/>
        </w:rPr>
        <w:tab/>
      </w:r>
      <w:r w:rsidRPr="00EE174F">
        <w:rPr>
          <w:color w:val="D9E8F7"/>
          <w:sz w:val="20"/>
          <w:szCs w:val="20"/>
          <w:lang w:val="en-US"/>
        </w:rPr>
        <w:tab/>
      </w:r>
      <w:proofErr w:type="spellStart"/>
      <w:proofErr w:type="gramStart"/>
      <w:r>
        <w:rPr>
          <w:color w:val="CC6C1D"/>
          <w:sz w:val="20"/>
          <w:szCs w:val="20"/>
        </w:rPr>
        <w:t>this</w:t>
      </w:r>
      <w:r>
        <w:rPr>
          <w:color w:val="E6E6FA"/>
          <w:sz w:val="20"/>
          <w:szCs w:val="20"/>
        </w:rPr>
        <w:t>.</w:t>
      </w:r>
      <w:r>
        <w:rPr>
          <w:color w:val="66E1F8"/>
          <w:sz w:val="20"/>
          <w:szCs w:val="20"/>
        </w:rPr>
        <w:t>lblTitreHaut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r>
        <w:rPr>
          <w:color w:val="E6E6FA"/>
          <w:sz w:val="20"/>
          <w:szCs w:val="20"/>
        </w:rPr>
        <w:t>=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new</w:t>
      </w:r>
      <w:r>
        <w:rPr>
          <w:color w:val="D9E8F7"/>
          <w:sz w:val="20"/>
          <w:szCs w:val="20"/>
        </w:rPr>
        <w:t xml:space="preserve"> </w:t>
      </w:r>
      <w:proofErr w:type="gramStart"/>
      <w:r>
        <w:rPr>
          <w:color w:val="A7EC21"/>
          <w:sz w:val="20"/>
          <w:szCs w:val="20"/>
        </w:rPr>
        <w:t>Label</w:t>
      </w:r>
      <w:r>
        <w:rPr>
          <w:color w:val="F9FAF4"/>
          <w:sz w:val="20"/>
          <w:szCs w:val="20"/>
        </w:rPr>
        <w:t>()</w:t>
      </w:r>
      <w:r>
        <w:rPr>
          <w:color w:val="E6E6FA"/>
          <w:sz w:val="20"/>
          <w:szCs w:val="20"/>
        </w:rPr>
        <w:t>;</w:t>
      </w:r>
      <w:proofErr w:type="gramEnd"/>
    </w:p>
    <w:p w14:paraId="0DA4A98A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  <w:t xml:space="preserve">    </w:t>
      </w:r>
      <w:proofErr w:type="spellStart"/>
      <w:proofErr w:type="gramStart"/>
      <w:r>
        <w:rPr>
          <w:color w:val="CC6C1D"/>
          <w:sz w:val="20"/>
          <w:szCs w:val="20"/>
        </w:rPr>
        <w:t>this</w:t>
      </w:r>
      <w:r>
        <w:rPr>
          <w:color w:val="E6E6FA"/>
          <w:sz w:val="20"/>
          <w:szCs w:val="20"/>
        </w:rPr>
        <w:t>.</w:t>
      </w:r>
      <w:r>
        <w:rPr>
          <w:color w:val="66E1F8"/>
          <w:sz w:val="20"/>
          <w:szCs w:val="20"/>
        </w:rPr>
        <w:t>lblTitreHaut</w:t>
      </w:r>
      <w:r>
        <w:rPr>
          <w:color w:val="E6E6FA"/>
          <w:sz w:val="20"/>
          <w:szCs w:val="20"/>
        </w:rPr>
        <w:t>.</w:t>
      </w:r>
      <w:r>
        <w:rPr>
          <w:color w:val="A7EC21"/>
          <w:sz w:val="20"/>
          <w:szCs w:val="20"/>
        </w:rPr>
        <w:t>setText</w:t>
      </w:r>
      <w:proofErr w:type="spellEnd"/>
      <w:proofErr w:type="gramEnd"/>
      <w:r>
        <w:rPr>
          <w:color w:val="F9FAF4"/>
          <w:sz w:val="20"/>
          <w:szCs w:val="20"/>
        </w:rPr>
        <w:t>(</w:t>
      </w:r>
      <w:r>
        <w:rPr>
          <w:color w:val="17C6A3"/>
          <w:sz w:val="20"/>
          <w:szCs w:val="20"/>
        </w:rPr>
        <w:t>"Souscrivez à notre newsletter !"</w:t>
      </w:r>
      <w:proofErr w:type="gramStart"/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  <w:proofErr w:type="gramEnd"/>
    </w:p>
    <w:p w14:paraId="0108BDEC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  <w:t xml:space="preserve">    </w:t>
      </w:r>
      <w:proofErr w:type="spellStart"/>
      <w:proofErr w:type="gramStart"/>
      <w:r>
        <w:rPr>
          <w:color w:val="CC6C1D"/>
          <w:sz w:val="20"/>
          <w:szCs w:val="20"/>
        </w:rPr>
        <w:t>this</w:t>
      </w:r>
      <w:r>
        <w:rPr>
          <w:color w:val="E6E6FA"/>
          <w:sz w:val="20"/>
          <w:szCs w:val="20"/>
        </w:rPr>
        <w:t>.</w:t>
      </w:r>
      <w:r>
        <w:rPr>
          <w:color w:val="66E1F8"/>
          <w:sz w:val="20"/>
          <w:szCs w:val="20"/>
        </w:rPr>
        <w:t>lblTitreHaut</w:t>
      </w:r>
      <w:r>
        <w:rPr>
          <w:color w:val="E6E6FA"/>
          <w:sz w:val="20"/>
          <w:szCs w:val="20"/>
        </w:rPr>
        <w:t>.</w:t>
      </w:r>
      <w:r>
        <w:rPr>
          <w:color w:val="A7EC21"/>
          <w:sz w:val="20"/>
          <w:szCs w:val="20"/>
        </w:rPr>
        <w:t>setAlignment</w:t>
      </w:r>
      <w:proofErr w:type="spellEnd"/>
      <w:proofErr w:type="gramEnd"/>
      <w:r>
        <w:rPr>
          <w:color w:val="F9FAF4"/>
          <w:sz w:val="20"/>
          <w:szCs w:val="20"/>
        </w:rPr>
        <w:t>(</w:t>
      </w:r>
      <w:proofErr w:type="spellStart"/>
      <w:r>
        <w:rPr>
          <w:i/>
          <w:color w:val="CC81BA"/>
          <w:sz w:val="20"/>
          <w:szCs w:val="20"/>
        </w:rPr>
        <w:t>Pos</w:t>
      </w:r>
      <w:r>
        <w:rPr>
          <w:color w:val="E6E6FA"/>
          <w:sz w:val="20"/>
          <w:szCs w:val="20"/>
        </w:rPr>
        <w:t>.</w:t>
      </w:r>
      <w:r>
        <w:rPr>
          <w:b/>
          <w:i/>
          <w:color w:val="8DDAF8"/>
          <w:sz w:val="20"/>
          <w:szCs w:val="20"/>
        </w:rPr>
        <w:t>CENTER</w:t>
      </w:r>
      <w:proofErr w:type="spellEnd"/>
      <w:proofErr w:type="gramStart"/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  <w:proofErr w:type="gramEnd"/>
    </w:p>
    <w:p w14:paraId="476AAF58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  <w:t xml:space="preserve">    </w:t>
      </w:r>
      <w:proofErr w:type="spellStart"/>
      <w:proofErr w:type="gramStart"/>
      <w:r>
        <w:rPr>
          <w:color w:val="CC6C1D"/>
          <w:sz w:val="20"/>
          <w:szCs w:val="20"/>
        </w:rPr>
        <w:t>this</w:t>
      </w:r>
      <w:r>
        <w:rPr>
          <w:color w:val="E6E6FA"/>
          <w:sz w:val="20"/>
          <w:szCs w:val="20"/>
        </w:rPr>
        <w:t>.</w:t>
      </w:r>
      <w:r>
        <w:rPr>
          <w:color w:val="66E1F8"/>
          <w:sz w:val="20"/>
          <w:szCs w:val="20"/>
        </w:rPr>
        <w:t>lblTitreHaut</w:t>
      </w:r>
      <w:r>
        <w:rPr>
          <w:color w:val="E6E6FA"/>
          <w:sz w:val="20"/>
          <w:szCs w:val="20"/>
        </w:rPr>
        <w:t>.</w:t>
      </w:r>
      <w:r>
        <w:rPr>
          <w:color w:val="A7EC21"/>
          <w:sz w:val="20"/>
          <w:szCs w:val="20"/>
        </w:rPr>
        <w:t>setMaxWidth</w:t>
      </w:r>
      <w:proofErr w:type="spellEnd"/>
      <w:proofErr w:type="gramEnd"/>
      <w:r>
        <w:rPr>
          <w:color w:val="F9FAF4"/>
          <w:sz w:val="20"/>
          <w:szCs w:val="20"/>
        </w:rPr>
        <w:t>(</w:t>
      </w:r>
      <w:proofErr w:type="spellStart"/>
      <w:r>
        <w:rPr>
          <w:color w:val="1290C3"/>
          <w:sz w:val="20"/>
          <w:szCs w:val="20"/>
        </w:rPr>
        <w:t>Double</w:t>
      </w:r>
      <w:r>
        <w:rPr>
          <w:color w:val="E6E6FA"/>
          <w:sz w:val="20"/>
          <w:szCs w:val="20"/>
        </w:rPr>
        <w:t>.</w:t>
      </w:r>
      <w:r>
        <w:rPr>
          <w:b/>
          <w:i/>
          <w:color w:val="8DDAF8"/>
          <w:sz w:val="20"/>
          <w:szCs w:val="20"/>
        </w:rPr>
        <w:t>MAX_VALUE</w:t>
      </w:r>
      <w:proofErr w:type="spellEnd"/>
      <w:proofErr w:type="gramStart"/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  <w:proofErr w:type="gramEnd"/>
    </w:p>
    <w:p w14:paraId="62D5AE0A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>
        <w:rPr>
          <w:color w:val="D9E8F7"/>
          <w:sz w:val="20"/>
          <w:szCs w:val="20"/>
        </w:rPr>
        <w:lastRenderedPageBreak/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lblTitreHaut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setUnderline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CC6C1D"/>
          <w:sz w:val="20"/>
          <w:szCs w:val="20"/>
          <w:lang w:val="en-US"/>
        </w:rPr>
        <w:t>true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3A82B097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42BD6D78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lblTitreHaut</w:t>
      </w:r>
      <w:proofErr w:type="gramEnd"/>
      <w:r w:rsidRPr="00EE174F">
        <w:rPr>
          <w:color w:val="66E1F8"/>
          <w:sz w:val="20"/>
          <w:szCs w:val="20"/>
          <w:lang w:val="en-US"/>
        </w:rPr>
        <w:t>2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gramStart"/>
      <w:r w:rsidRPr="00EE174F">
        <w:rPr>
          <w:color w:val="A7EC21"/>
          <w:sz w:val="20"/>
          <w:szCs w:val="20"/>
          <w:lang w:val="en-US"/>
        </w:rPr>
        <w:t>Label</w:t>
      </w:r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781D5B8C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gramStart"/>
      <w:r>
        <w:rPr>
          <w:color w:val="CC6C1D"/>
          <w:sz w:val="20"/>
          <w:szCs w:val="20"/>
        </w:rPr>
        <w:t>this</w:t>
      </w:r>
      <w:r>
        <w:rPr>
          <w:color w:val="E6E6FA"/>
          <w:sz w:val="20"/>
          <w:szCs w:val="20"/>
        </w:rPr>
        <w:t>.</w:t>
      </w:r>
      <w:r>
        <w:rPr>
          <w:color w:val="66E1F8"/>
          <w:sz w:val="20"/>
          <w:szCs w:val="20"/>
        </w:rPr>
        <w:t>lblTitreHaut2</w:t>
      </w:r>
      <w:r>
        <w:rPr>
          <w:color w:val="E6E6FA"/>
          <w:sz w:val="20"/>
          <w:szCs w:val="20"/>
        </w:rPr>
        <w:t>.</w:t>
      </w:r>
      <w:r>
        <w:rPr>
          <w:color w:val="A7EC21"/>
          <w:sz w:val="20"/>
          <w:szCs w:val="20"/>
        </w:rPr>
        <w:t>setText</w:t>
      </w:r>
      <w:proofErr w:type="gramEnd"/>
      <w:r>
        <w:rPr>
          <w:color w:val="F9FAF4"/>
          <w:sz w:val="20"/>
          <w:szCs w:val="20"/>
        </w:rPr>
        <w:t>(</w:t>
      </w:r>
      <w:r>
        <w:rPr>
          <w:color w:val="17C6A3"/>
          <w:sz w:val="20"/>
          <w:szCs w:val="20"/>
        </w:rPr>
        <w:t>"Bienvenue à notre newsletter, inscrivez-vous pour avoir des nouvelles."</w:t>
      </w:r>
      <w:proofErr w:type="gramStart"/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  <w:proofErr w:type="gramEnd"/>
    </w:p>
    <w:p w14:paraId="194E0A97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  <w:t xml:space="preserve">    </w:t>
      </w:r>
      <w:proofErr w:type="gramStart"/>
      <w:r>
        <w:rPr>
          <w:color w:val="CC6C1D"/>
          <w:sz w:val="20"/>
          <w:szCs w:val="20"/>
        </w:rPr>
        <w:t>this</w:t>
      </w:r>
      <w:r>
        <w:rPr>
          <w:color w:val="E6E6FA"/>
          <w:sz w:val="20"/>
          <w:szCs w:val="20"/>
        </w:rPr>
        <w:t>.</w:t>
      </w:r>
      <w:r>
        <w:rPr>
          <w:color w:val="66E1F8"/>
          <w:sz w:val="20"/>
          <w:szCs w:val="20"/>
        </w:rPr>
        <w:t>lblTitreHaut2</w:t>
      </w:r>
      <w:r>
        <w:rPr>
          <w:color w:val="E6E6FA"/>
          <w:sz w:val="20"/>
          <w:szCs w:val="20"/>
        </w:rPr>
        <w:t>.</w:t>
      </w:r>
      <w:r>
        <w:rPr>
          <w:color w:val="A7EC21"/>
          <w:sz w:val="20"/>
          <w:szCs w:val="20"/>
        </w:rPr>
        <w:t>setAlignment</w:t>
      </w:r>
      <w:proofErr w:type="gramEnd"/>
      <w:r>
        <w:rPr>
          <w:color w:val="F9FAF4"/>
          <w:sz w:val="20"/>
          <w:szCs w:val="20"/>
        </w:rPr>
        <w:t>(</w:t>
      </w:r>
      <w:proofErr w:type="spellStart"/>
      <w:r>
        <w:rPr>
          <w:i/>
          <w:color w:val="CC81BA"/>
          <w:sz w:val="20"/>
          <w:szCs w:val="20"/>
        </w:rPr>
        <w:t>Pos</w:t>
      </w:r>
      <w:r>
        <w:rPr>
          <w:color w:val="E6E6FA"/>
          <w:sz w:val="20"/>
          <w:szCs w:val="20"/>
        </w:rPr>
        <w:t>.</w:t>
      </w:r>
      <w:r>
        <w:rPr>
          <w:b/>
          <w:i/>
          <w:color w:val="8DDAF8"/>
          <w:sz w:val="20"/>
          <w:szCs w:val="20"/>
        </w:rPr>
        <w:t>CENTER</w:t>
      </w:r>
      <w:proofErr w:type="spellEnd"/>
      <w:proofErr w:type="gramStart"/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  <w:proofErr w:type="gramEnd"/>
    </w:p>
    <w:p w14:paraId="61F8F8BA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>
        <w:rPr>
          <w:color w:val="D9E8F7"/>
          <w:sz w:val="20"/>
          <w:szCs w:val="20"/>
        </w:rPr>
        <w:tab/>
        <w:t xml:space="preserve">    </w:t>
      </w:r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lblTitreHaut2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setMaxWidth</w:t>
      </w:r>
      <w:proofErr w:type="gram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1290C3"/>
          <w:sz w:val="20"/>
          <w:szCs w:val="20"/>
          <w:lang w:val="en-US"/>
        </w:rPr>
        <w:t>Double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b/>
          <w:i/>
          <w:color w:val="8DDAF8"/>
          <w:sz w:val="20"/>
          <w:szCs w:val="20"/>
          <w:lang w:val="en-US"/>
        </w:rPr>
        <w:t>MAX_VALUE</w:t>
      </w:r>
      <w:proofErr w:type="spellEnd"/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276AE86A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4B62F31D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r>
        <w:rPr>
          <w:color w:val="1290C3"/>
          <w:sz w:val="20"/>
          <w:szCs w:val="20"/>
        </w:rPr>
        <w:t>String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F2F200"/>
          <w:sz w:val="20"/>
          <w:szCs w:val="20"/>
        </w:rPr>
        <w:t>civilite</w:t>
      </w:r>
      <w:proofErr w:type="spellEnd"/>
      <w:r>
        <w:rPr>
          <w:color w:val="F9FAF4"/>
          <w:sz w:val="20"/>
          <w:szCs w:val="20"/>
        </w:rPr>
        <w:t>[</w:t>
      </w:r>
      <w:proofErr w:type="gramEnd"/>
      <w:r>
        <w:rPr>
          <w:color w:val="F9FAF4"/>
          <w:sz w:val="20"/>
          <w:szCs w:val="20"/>
        </w:rPr>
        <w:t>]</w:t>
      </w:r>
      <w:r>
        <w:rPr>
          <w:color w:val="D9E8F7"/>
          <w:sz w:val="20"/>
          <w:szCs w:val="20"/>
        </w:rPr>
        <w:t xml:space="preserve"> </w:t>
      </w:r>
      <w:r>
        <w:rPr>
          <w:color w:val="E6E6FA"/>
          <w:sz w:val="20"/>
          <w:szCs w:val="20"/>
        </w:rPr>
        <w:t>=</w:t>
      </w:r>
      <w:r>
        <w:rPr>
          <w:color w:val="D9E8F7"/>
          <w:sz w:val="20"/>
          <w:szCs w:val="20"/>
        </w:rPr>
        <w:t xml:space="preserve"> </w:t>
      </w:r>
      <w:proofErr w:type="gramStart"/>
      <w:r>
        <w:rPr>
          <w:color w:val="F9FAF4"/>
          <w:sz w:val="20"/>
          <w:szCs w:val="20"/>
        </w:rPr>
        <w:t>{</w:t>
      </w:r>
      <w:r>
        <w:rPr>
          <w:color w:val="D9E8F7"/>
          <w:sz w:val="20"/>
          <w:szCs w:val="20"/>
        </w:rPr>
        <w:t xml:space="preserve"> </w:t>
      </w:r>
      <w:r>
        <w:rPr>
          <w:color w:val="17C6A3"/>
          <w:sz w:val="20"/>
          <w:szCs w:val="20"/>
        </w:rPr>
        <w:t>"</w:t>
      </w:r>
      <w:proofErr w:type="gramEnd"/>
      <w:r>
        <w:rPr>
          <w:color w:val="17C6A3"/>
          <w:sz w:val="20"/>
          <w:szCs w:val="20"/>
        </w:rPr>
        <w:t>M."</w:t>
      </w:r>
      <w:r>
        <w:rPr>
          <w:color w:val="E6E6FA"/>
          <w:sz w:val="20"/>
          <w:szCs w:val="20"/>
        </w:rPr>
        <w:t>,</w:t>
      </w:r>
      <w:r>
        <w:rPr>
          <w:color w:val="D9E8F7"/>
          <w:sz w:val="20"/>
          <w:szCs w:val="20"/>
        </w:rPr>
        <w:t xml:space="preserve"> </w:t>
      </w:r>
      <w:r>
        <w:rPr>
          <w:color w:val="17C6A3"/>
          <w:sz w:val="20"/>
          <w:szCs w:val="20"/>
        </w:rPr>
        <w:t>"Mme"</w:t>
      </w:r>
      <w:r>
        <w:rPr>
          <w:color w:val="E6E6FA"/>
          <w:sz w:val="20"/>
          <w:szCs w:val="20"/>
        </w:rPr>
        <w:t>,</w:t>
      </w:r>
      <w:r>
        <w:rPr>
          <w:color w:val="D9E8F7"/>
          <w:sz w:val="20"/>
          <w:szCs w:val="20"/>
        </w:rPr>
        <w:t xml:space="preserve"> </w:t>
      </w:r>
      <w:r>
        <w:rPr>
          <w:color w:val="17C6A3"/>
          <w:sz w:val="20"/>
          <w:szCs w:val="20"/>
        </w:rPr>
        <w:t>"Mlle</w:t>
      </w:r>
      <w:proofErr w:type="gramStart"/>
      <w:r>
        <w:rPr>
          <w:color w:val="17C6A3"/>
          <w:sz w:val="20"/>
          <w:szCs w:val="20"/>
        </w:rPr>
        <w:t>"</w:t>
      </w:r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}</w:t>
      </w:r>
      <w:proofErr w:type="gramEnd"/>
      <w:r>
        <w:rPr>
          <w:color w:val="E6E6FA"/>
          <w:sz w:val="20"/>
          <w:szCs w:val="20"/>
        </w:rPr>
        <w:t>;</w:t>
      </w:r>
    </w:p>
    <w:p w14:paraId="2E1579C0" w14:textId="77777777" w:rsidR="00E879D8" w:rsidRDefault="00000000">
      <w:pPr>
        <w:shd w:val="clear" w:color="auto" w:fill="2F2F2F"/>
        <w:rPr>
          <w:color w:val="D9E8F7"/>
          <w:sz w:val="20"/>
          <w:szCs w:val="20"/>
        </w:rPr>
      </w:pPr>
      <w:r>
        <w:rPr>
          <w:color w:val="D9E8F7"/>
          <w:sz w:val="20"/>
          <w:szCs w:val="20"/>
        </w:rPr>
        <w:tab/>
        <w:t xml:space="preserve">   </w:t>
      </w:r>
    </w:p>
    <w:p w14:paraId="08EC88E7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>
        <w:rPr>
          <w:color w:val="D9E8F7"/>
          <w:sz w:val="20"/>
          <w:szCs w:val="20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lblCivilite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A7EC21"/>
          <w:sz w:val="20"/>
          <w:szCs w:val="20"/>
          <w:lang w:val="en-US"/>
        </w:rPr>
        <w:t>Label</w:t>
      </w:r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17C6A3"/>
          <w:sz w:val="20"/>
          <w:szCs w:val="20"/>
          <w:lang w:val="en-US"/>
        </w:rPr>
        <w:t>"</w:t>
      </w:r>
      <w:proofErr w:type="spellStart"/>
      <w:r w:rsidRPr="00EE174F">
        <w:rPr>
          <w:color w:val="17C6A3"/>
          <w:sz w:val="20"/>
          <w:szCs w:val="20"/>
          <w:lang w:val="en-US"/>
        </w:rPr>
        <w:t>Civilité</w:t>
      </w:r>
      <w:proofErr w:type="spellEnd"/>
      <w:r w:rsidRPr="00EE174F">
        <w:rPr>
          <w:color w:val="17C6A3"/>
          <w:sz w:val="20"/>
          <w:szCs w:val="20"/>
          <w:lang w:val="en-US"/>
        </w:rPr>
        <w:t>"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754CCAB3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cbbCivilite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r w:rsidRPr="00EE174F">
        <w:rPr>
          <w:color w:val="A7EC21"/>
          <w:sz w:val="20"/>
          <w:szCs w:val="20"/>
          <w:lang w:val="en-US"/>
        </w:rPr>
        <w:t>ComboBox</w:t>
      </w:r>
      <w:proofErr w:type="spellEnd"/>
      <w:r w:rsidRPr="00EE174F">
        <w:rPr>
          <w:color w:val="E6E6FA"/>
          <w:sz w:val="20"/>
          <w:szCs w:val="20"/>
          <w:lang w:val="en-US"/>
        </w:rPr>
        <w:t>&lt;</w:t>
      </w:r>
      <w:r w:rsidRPr="00EE174F">
        <w:rPr>
          <w:color w:val="B166DA"/>
          <w:sz w:val="20"/>
          <w:szCs w:val="20"/>
          <w:lang w:val="en-US"/>
        </w:rPr>
        <w:t>String</w:t>
      </w:r>
      <w:proofErr w:type="gramStart"/>
      <w:r w:rsidRPr="00EE174F">
        <w:rPr>
          <w:color w:val="E6E6FA"/>
          <w:sz w:val="20"/>
          <w:szCs w:val="20"/>
          <w:lang w:val="en-US"/>
        </w:rPr>
        <w:t>&gt;</w:t>
      </w:r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1E092B7E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cbbCivilite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getItems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.</w:t>
      </w:r>
      <w:proofErr w:type="spellStart"/>
      <w:r w:rsidRPr="00EE174F">
        <w:rPr>
          <w:color w:val="80F6A7"/>
          <w:sz w:val="20"/>
          <w:szCs w:val="20"/>
          <w:lang w:val="en-US"/>
        </w:rPr>
        <w:t>addAll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F3EC79"/>
          <w:sz w:val="20"/>
          <w:szCs w:val="20"/>
          <w:lang w:val="en-US"/>
        </w:rPr>
        <w:t>civilite</w:t>
      </w:r>
      <w:proofErr w:type="spellEnd"/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60D63AFE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cbbCivilite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setValue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civilite</w:t>
      </w:r>
      <w:proofErr w:type="spellEnd"/>
      <w:r w:rsidRPr="00EE174F">
        <w:rPr>
          <w:color w:val="F9FAF4"/>
          <w:sz w:val="20"/>
          <w:szCs w:val="20"/>
          <w:lang w:val="en-US"/>
        </w:rPr>
        <w:t>[</w:t>
      </w:r>
      <w:proofErr w:type="gramEnd"/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F9FAF4"/>
          <w:sz w:val="20"/>
          <w:szCs w:val="20"/>
          <w:lang w:val="en-US"/>
        </w:rPr>
        <w:t>]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;*</w:t>
      </w:r>
      <w:proofErr w:type="gramEnd"/>
    </w:p>
    <w:p w14:paraId="15A20149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03180D4A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lblNom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A7EC21"/>
          <w:sz w:val="20"/>
          <w:szCs w:val="20"/>
          <w:lang w:val="en-US"/>
        </w:rPr>
        <w:t>Label</w:t>
      </w:r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17C6A3"/>
          <w:sz w:val="20"/>
          <w:szCs w:val="20"/>
          <w:lang w:val="en-US"/>
        </w:rPr>
        <w:t>"Nom"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4CC27319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tfdNom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A7EC21"/>
          <w:sz w:val="20"/>
          <w:szCs w:val="20"/>
          <w:lang w:val="en-US"/>
        </w:rPr>
        <w:t>TextField</w:t>
      </w:r>
      <w:proofErr w:type="spellEnd"/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5AC66E29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097CF0D7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lblPrenom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A7EC21"/>
          <w:sz w:val="20"/>
          <w:szCs w:val="20"/>
          <w:lang w:val="en-US"/>
        </w:rPr>
        <w:t>Label</w:t>
      </w:r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17C6A3"/>
          <w:sz w:val="20"/>
          <w:szCs w:val="20"/>
          <w:lang w:val="en-US"/>
        </w:rPr>
        <w:t>"</w:t>
      </w:r>
      <w:proofErr w:type="spellStart"/>
      <w:r w:rsidRPr="00EE174F">
        <w:rPr>
          <w:color w:val="17C6A3"/>
          <w:sz w:val="20"/>
          <w:szCs w:val="20"/>
          <w:lang w:val="en-US"/>
        </w:rPr>
        <w:t>Prénom</w:t>
      </w:r>
      <w:proofErr w:type="spellEnd"/>
      <w:r w:rsidRPr="00EE174F">
        <w:rPr>
          <w:color w:val="17C6A3"/>
          <w:sz w:val="20"/>
          <w:szCs w:val="20"/>
          <w:lang w:val="en-US"/>
        </w:rPr>
        <w:t>"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193028B2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tfdPrenom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A7EC21"/>
          <w:sz w:val="20"/>
          <w:szCs w:val="20"/>
          <w:lang w:val="en-US"/>
        </w:rPr>
        <w:t>TextField</w:t>
      </w:r>
      <w:proofErr w:type="spellEnd"/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6795FE2B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004498BB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lblEmail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gramStart"/>
      <w:r w:rsidRPr="00EE174F">
        <w:rPr>
          <w:color w:val="A7EC21"/>
          <w:sz w:val="20"/>
          <w:szCs w:val="20"/>
          <w:lang w:val="en-US"/>
        </w:rPr>
        <w:t>Label</w:t>
      </w:r>
      <w:r w:rsidRPr="00EE174F">
        <w:rPr>
          <w:color w:val="F9FAF4"/>
          <w:sz w:val="20"/>
          <w:szCs w:val="20"/>
          <w:lang w:val="en-US"/>
        </w:rPr>
        <w:t>(</w:t>
      </w:r>
      <w:proofErr w:type="gramEnd"/>
      <w:r w:rsidRPr="00EE174F">
        <w:rPr>
          <w:color w:val="17C6A3"/>
          <w:sz w:val="20"/>
          <w:szCs w:val="20"/>
          <w:lang w:val="en-US"/>
        </w:rPr>
        <w:t>"</w:t>
      </w:r>
      <w:proofErr w:type="spellStart"/>
      <w:r w:rsidRPr="00EE174F">
        <w:rPr>
          <w:color w:val="17C6A3"/>
          <w:sz w:val="20"/>
          <w:szCs w:val="20"/>
          <w:lang w:val="en-US"/>
        </w:rPr>
        <w:t>Adresse</w:t>
      </w:r>
      <w:proofErr w:type="spellEnd"/>
      <w:r w:rsidRPr="00EE174F">
        <w:rPr>
          <w:color w:val="17C6A3"/>
          <w:sz w:val="20"/>
          <w:szCs w:val="20"/>
          <w:lang w:val="en-US"/>
        </w:rPr>
        <w:t xml:space="preserve"> email"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62A400FE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tfdEmail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A7EC21"/>
          <w:sz w:val="20"/>
          <w:szCs w:val="20"/>
          <w:lang w:val="en-US"/>
        </w:rPr>
        <w:t>TextField</w:t>
      </w:r>
      <w:proofErr w:type="spellEnd"/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48C6FFEB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1554B4F6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lblConfirmeEmail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gramStart"/>
      <w:r w:rsidRPr="00EE174F">
        <w:rPr>
          <w:color w:val="A7EC21"/>
          <w:sz w:val="20"/>
          <w:szCs w:val="20"/>
          <w:lang w:val="en-US"/>
        </w:rPr>
        <w:t>Label</w:t>
      </w:r>
      <w:r w:rsidRPr="00EE174F">
        <w:rPr>
          <w:color w:val="F9FAF4"/>
          <w:sz w:val="20"/>
          <w:szCs w:val="20"/>
          <w:lang w:val="en-US"/>
        </w:rPr>
        <w:t>(</w:t>
      </w:r>
      <w:proofErr w:type="gramEnd"/>
      <w:r w:rsidRPr="00EE174F">
        <w:rPr>
          <w:color w:val="17C6A3"/>
          <w:sz w:val="20"/>
          <w:szCs w:val="20"/>
          <w:lang w:val="en-US"/>
        </w:rPr>
        <w:t>"</w:t>
      </w:r>
      <w:proofErr w:type="spellStart"/>
      <w:r w:rsidRPr="00EE174F">
        <w:rPr>
          <w:color w:val="17C6A3"/>
          <w:sz w:val="20"/>
          <w:szCs w:val="20"/>
          <w:lang w:val="en-US"/>
        </w:rPr>
        <w:t>Confirmez</w:t>
      </w:r>
      <w:proofErr w:type="spellEnd"/>
      <w:r w:rsidRPr="00EE174F">
        <w:rPr>
          <w:color w:val="17C6A3"/>
          <w:sz w:val="20"/>
          <w:szCs w:val="20"/>
          <w:lang w:val="en-US"/>
        </w:rPr>
        <w:t xml:space="preserve"> </w:t>
      </w:r>
      <w:proofErr w:type="spellStart"/>
      <w:r w:rsidRPr="00EE174F">
        <w:rPr>
          <w:color w:val="17C6A3"/>
          <w:sz w:val="20"/>
          <w:szCs w:val="20"/>
          <w:lang w:val="en-US"/>
        </w:rPr>
        <w:t>votre</w:t>
      </w:r>
      <w:proofErr w:type="spellEnd"/>
      <w:r w:rsidRPr="00EE174F">
        <w:rPr>
          <w:color w:val="17C6A3"/>
          <w:sz w:val="20"/>
          <w:szCs w:val="20"/>
          <w:lang w:val="en-US"/>
        </w:rPr>
        <w:t xml:space="preserve"> email"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6DAF0BFE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tfdConfirmeEmail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A7EC21"/>
          <w:sz w:val="20"/>
          <w:szCs w:val="20"/>
          <w:lang w:val="en-US"/>
        </w:rPr>
        <w:t>TextField</w:t>
      </w:r>
      <w:proofErr w:type="spellEnd"/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6F6C0C2D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1F1C12C2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btnSouscrire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gramStart"/>
      <w:r w:rsidRPr="00EE174F">
        <w:rPr>
          <w:color w:val="A7EC21"/>
          <w:sz w:val="20"/>
          <w:szCs w:val="20"/>
          <w:lang w:val="en-US"/>
        </w:rPr>
        <w:t>Button</w:t>
      </w:r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1308726C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btnSouscrire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setText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17C6A3"/>
          <w:sz w:val="20"/>
          <w:szCs w:val="20"/>
          <w:lang w:val="en-US"/>
        </w:rPr>
        <w:t>"</w:t>
      </w:r>
      <w:proofErr w:type="spellStart"/>
      <w:r w:rsidRPr="00EE174F">
        <w:rPr>
          <w:color w:val="17C6A3"/>
          <w:sz w:val="20"/>
          <w:szCs w:val="20"/>
          <w:lang w:val="en-US"/>
        </w:rPr>
        <w:t>Souscrire</w:t>
      </w:r>
      <w:proofErr w:type="spellEnd"/>
      <w:r w:rsidRPr="00EE174F">
        <w:rPr>
          <w:color w:val="17C6A3"/>
          <w:sz w:val="20"/>
          <w:szCs w:val="20"/>
          <w:lang w:val="en-US"/>
        </w:rPr>
        <w:t>"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461A59D3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7BF4BD27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1290C3"/>
          <w:sz w:val="20"/>
          <w:szCs w:val="20"/>
          <w:lang w:val="en-US"/>
        </w:rPr>
        <w:t>BorderPane</w:t>
      </w:r>
      <w:proofErr w:type="spell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F2F200"/>
          <w:sz w:val="20"/>
          <w:szCs w:val="20"/>
          <w:lang w:val="en-US"/>
        </w:rPr>
        <w:t>root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A7EC21"/>
          <w:sz w:val="20"/>
          <w:szCs w:val="20"/>
          <w:lang w:val="en-US"/>
        </w:rPr>
        <w:t>BorderPane</w:t>
      </w:r>
      <w:proofErr w:type="spellEnd"/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770988A3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43CBBEA4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1290C3"/>
          <w:sz w:val="20"/>
          <w:szCs w:val="20"/>
          <w:lang w:val="en-US"/>
        </w:rPr>
        <w:t>GridPane</w:t>
      </w:r>
      <w:proofErr w:type="spell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F2F200"/>
          <w:sz w:val="20"/>
          <w:szCs w:val="20"/>
          <w:lang w:val="en-US"/>
        </w:rPr>
        <w:t>grid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A7EC21"/>
          <w:sz w:val="20"/>
          <w:szCs w:val="20"/>
          <w:lang w:val="en-US"/>
        </w:rPr>
        <w:t>GridPane</w:t>
      </w:r>
      <w:proofErr w:type="spellEnd"/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7A5D62EE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6BA93DFE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1290C3"/>
          <w:sz w:val="20"/>
          <w:szCs w:val="20"/>
          <w:lang w:val="en-US"/>
        </w:rPr>
        <w:t>VBox</w:t>
      </w:r>
      <w:proofErr w:type="spell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F2F200"/>
          <w:sz w:val="20"/>
          <w:szCs w:val="20"/>
          <w:lang w:val="en-US"/>
        </w:rPr>
        <w:t>box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A7EC21"/>
          <w:sz w:val="20"/>
          <w:szCs w:val="20"/>
          <w:lang w:val="en-US"/>
        </w:rPr>
        <w:t>VBox</w:t>
      </w:r>
      <w:proofErr w:type="spellEnd"/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56BC2B17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0BCDE7E7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lblCivilite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75463486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cbbCivilite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1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2159EDF2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lblNom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2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120A1ABC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tfdNom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3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28B04C28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lblPrenom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2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2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0E66544E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tfdPrenom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2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3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06BCE98A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lblEmail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4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18580543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tfdEmail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5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03CEA2AD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lblConfirmeEmail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2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4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29437754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tfdConfirmeEmail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2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5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1C459900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</w:t>
      </w:r>
    </w:p>
    <w:p w14:paraId="350B536B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setHgap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6897BB"/>
          <w:sz w:val="20"/>
          <w:szCs w:val="20"/>
          <w:lang w:val="en-US"/>
        </w:rPr>
        <w:t>10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0E8BEF1D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setVgap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6897BB"/>
          <w:sz w:val="20"/>
          <w:szCs w:val="20"/>
          <w:lang w:val="en-US"/>
        </w:rPr>
        <w:t>12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2960EAB4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0618B397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</w:t>
      </w:r>
    </w:p>
    <w:p w14:paraId="7CAE642B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box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setPadding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gramStart"/>
      <w:r w:rsidRPr="00EE174F">
        <w:rPr>
          <w:color w:val="A7EC21"/>
          <w:sz w:val="20"/>
          <w:szCs w:val="20"/>
          <w:lang w:val="en-US"/>
        </w:rPr>
        <w:t>Insets</w:t>
      </w:r>
      <w:r w:rsidRPr="00EE174F">
        <w:rPr>
          <w:color w:val="F9FAF4"/>
          <w:sz w:val="20"/>
          <w:szCs w:val="20"/>
          <w:lang w:val="en-US"/>
        </w:rPr>
        <w:t>(</w:t>
      </w:r>
      <w:proofErr w:type="gramEnd"/>
      <w:r w:rsidRPr="00EE174F">
        <w:rPr>
          <w:color w:val="6897BB"/>
          <w:sz w:val="20"/>
          <w:szCs w:val="20"/>
          <w:lang w:val="en-US"/>
        </w:rPr>
        <w:t>10</w:t>
      </w:r>
      <w:r w:rsidRPr="00EE174F">
        <w:rPr>
          <w:color w:val="F9FAF4"/>
          <w:sz w:val="20"/>
          <w:szCs w:val="20"/>
          <w:lang w:val="en-US"/>
        </w:rPr>
        <w:t>)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4945CE4A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lastRenderedPageBreak/>
        <w:tab/>
        <w:t xml:space="preserve">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box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getChildren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.</w:t>
      </w:r>
      <w:proofErr w:type="spellStart"/>
      <w:r w:rsidRPr="00EE174F">
        <w:rPr>
          <w:color w:val="80F6A7"/>
          <w:sz w:val="20"/>
          <w:szCs w:val="20"/>
          <w:lang w:val="en-US"/>
        </w:rPr>
        <w:t>addAll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proofErr w:type="gramStart"/>
      <w:r w:rsidRPr="00EE174F">
        <w:rPr>
          <w:color w:val="66E1F8"/>
          <w:sz w:val="20"/>
          <w:szCs w:val="20"/>
          <w:lang w:val="en-US"/>
        </w:rPr>
        <w:t>lblTitreHaut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66E1F8"/>
          <w:sz w:val="20"/>
          <w:szCs w:val="20"/>
          <w:lang w:val="en-US"/>
        </w:rPr>
        <w:t>lblTitreHaut</w:t>
      </w:r>
      <w:proofErr w:type="gramEnd"/>
      <w:r w:rsidRPr="00EE174F">
        <w:rPr>
          <w:color w:val="66E1F8"/>
          <w:sz w:val="20"/>
          <w:szCs w:val="20"/>
          <w:lang w:val="en-US"/>
        </w:rPr>
        <w:t>2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1607D2B7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box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setSpacing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6897BB"/>
          <w:sz w:val="20"/>
          <w:szCs w:val="20"/>
          <w:lang w:val="en-US"/>
        </w:rPr>
        <w:t>10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452B6430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2CAF57A3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1290C3"/>
          <w:sz w:val="20"/>
          <w:szCs w:val="20"/>
          <w:lang w:val="en-US"/>
        </w:rPr>
        <w:t>BorderPane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i/>
          <w:color w:val="96EC3F"/>
          <w:sz w:val="20"/>
          <w:szCs w:val="20"/>
          <w:lang w:val="en-US"/>
        </w:rPr>
        <w:t>setMargin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F3EC79"/>
          <w:sz w:val="20"/>
          <w:szCs w:val="20"/>
          <w:lang w:val="en-US"/>
        </w:rPr>
        <w:t>box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gramStart"/>
      <w:r w:rsidRPr="00EE174F">
        <w:rPr>
          <w:color w:val="A7EC21"/>
          <w:sz w:val="20"/>
          <w:szCs w:val="20"/>
          <w:lang w:val="en-US"/>
        </w:rPr>
        <w:t>Insets</w:t>
      </w:r>
      <w:r w:rsidRPr="00EE174F">
        <w:rPr>
          <w:color w:val="F9FAF4"/>
          <w:sz w:val="20"/>
          <w:szCs w:val="20"/>
          <w:lang w:val="en-US"/>
        </w:rPr>
        <w:t>(</w:t>
      </w:r>
      <w:proofErr w:type="gramEnd"/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10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F9FAF4"/>
          <w:sz w:val="20"/>
          <w:szCs w:val="20"/>
          <w:lang w:val="en-US"/>
        </w:rPr>
        <w:t>)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5DC1C5A8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root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setTop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F3EC79"/>
          <w:sz w:val="20"/>
          <w:szCs w:val="20"/>
          <w:lang w:val="en-US"/>
        </w:rPr>
        <w:t>box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6DC895C5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43269B4E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3B20D92D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1290C3"/>
          <w:sz w:val="20"/>
          <w:szCs w:val="20"/>
          <w:lang w:val="en-US"/>
        </w:rPr>
        <w:t>BorderPane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i/>
          <w:color w:val="96EC3F"/>
          <w:sz w:val="20"/>
          <w:szCs w:val="20"/>
          <w:lang w:val="en-US"/>
        </w:rPr>
        <w:t>setMargin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gramStart"/>
      <w:r w:rsidRPr="00EE174F">
        <w:rPr>
          <w:color w:val="A7EC21"/>
          <w:sz w:val="20"/>
          <w:szCs w:val="20"/>
          <w:lang w:val="en-US"/>
        </w:rPr>
        <w:t>Insets</w:t>
      </w:r>
      <w:r w:rsidRPr="00EE174F">
        <w:rPr>
          <w:color w:val="F9FAF4"/>
          <w:sz w:val="20"/>
          <w:szCs w:val="20"/>
          <w:lang w:val="en-US"/>
        </w:rPr>
        <w:t>(</w:t>
      </w:r>
      <w:proofErr w:type="gramEnd"/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30</w:t>
      </w:r>
      <w:r w:rsidRPr="00EE174F">
        <w:rPr>
          <w:color w:val="F9FAF4"/>
          <w:sz w:val="20"/>
          <w:szCs w:val="20"/>
          <w:lang w:val="en-US"/>
        </w:rPr>
        <w:t>)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76386504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root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setCenter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F3EC79"/>
          <w:sz w:val="20"/>
          <w:szCs w:val="20"/>
          <w:lang w:val="en-US"/>
        </w:rPr>
        <w:t>grid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6C884A34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1290C3"/>
          <w:sz w:val="20"/>
          <w:szCs w:val="20"/>
          <w:lang w:val="en-US"/>
        </w:rPr>
        <w:t>BorderPane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i/>
          <w:color w:val="96EC3F"/>
          <w:sz w:val="20"/>
          <w:szCs w:val="20"/>
          <w:lang w:val="en-US"/>
        </w:rPr>
        <w:t>setAlignment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btnSouscrire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r w:rsidRPr="00EE174F">
        <w:rPr>
          <w:i/>
          <w:color w:val="CC81BA"/>
          <w:sz w:val="20"/>
          <w:szCs w:val="20"/>
          <w:lang w:val="en-US"/>
        </w:rPr>
        <w:t>Pos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b/>
          <w:i/>
          <w:color w:val="8DDAF8"/>
          <w:sz w:val="20"/>
          <w:szCs w:val="20"/>
          <w:lang w:val="en-US"/>
        </w:rPr>
        <w:t>CENTER</w:t>
      </w:r>
      <w:proofErr w:type="spellEnd"/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4393A18E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1290C3"/>
          <w:sz w:val="20"/>
          <w:szCs w:val="20"/>
          <w:lang w:val="en-US"/>
        </w:rPr>
        <w:t>BorderPane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i/>
          <w:color w:val="96EC3F"/>
          <w:sz w:val="20"/>
          <w:szCs w:val="20"/>
          <w:lang w:val="en-US"/>
        </w:rPr>
        <w:t>setMargin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btnSouscrire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gramStart"/>
      <w:r w:rsidRPr="00EE174F">
        <w:rPr>
          <w:color w:val="A7EC21"/>
          <w:sz w:val="20"/>
          <w:szCs w:val="20"/>
          <w:lang w:val="en-US"/>
        </w:rPr>
        <w:t>Insets</w:t>
      </w:r>
      <w:r w:rsidRPr="00EE174F">
        <w:rPr>
          <w:color w:val="F9FAF4"/>
          <w:sz w:val="20"/>
          <w:szCs w:val="20"/>
          <w:lang w:val="en-US"/>
        </w:rPr>
        <w:t>(</w:t>
      </w:r>
      <w:proofErr w:type="gramEnd"/>
      <w:r w:rsidRPr="00EE174F">
        <w:rPr>
          <w:color w:val="6897BB"/>
          <w:sz w:val="20"/>
          <w:szCs w:val="20"/>
          <w:lang w:val="en-US"/>
        </w:rPr>
        <w:t>15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15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15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15</w:t>
      </w:r>
      <w:r w:rsidRPr="00EE174F">
        <w:rPr>
          <w:color w:val="F9FAF4"/>
          <w:sz w:val="20"/>
          <w:szCs w:val="20"/>
          <w:lang w:val="en-US"/>
        </w:rPr>
        <w:t>)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11A99763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root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setBottom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btnSouscrire</w:t>
      </w:r>
      <w:proofErr w:type="spellEnd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3221596D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447087BC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r w:rsidRPr="00EE174F">
        <w:rPr>
          <w:color w:val="1290C3"/>
          <w:sz w:val="20"/>
          <w:szCs w:val="20"/>
          <w:lang w:val="en-US"/>
        </w:rPr>
        <w:t>Scene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r w:rsidRPr="00EE174F">
        <w:rPr>
          <w:color w:val="F2F200"/>
          <w:sz w:val="20"/>
          <w:szCs w:val="20"/>
          <w:lang w:val="en-US"/>
        </w:rPr>
        <w:t>scene</w:t>
      </w:r>
      <w:proofErr w:type="spell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gramStart"/>
      <w:r w:rsidRPr="00EE174F">
        <w:rPr>
          <w:color w:val="A7EC21"/>
          <w:sz w:val="20"/>
          <w:szCs w:val="20"/>
          <w:lang w:val="en-US"/>
        </w:rPr>
        <w:t>Scene</w:t>
      </w:r>
      <w:r w:rsidRPr="00EE174F">
        <w:rPr>
          <w:color w:val="F9FAF4"/>
          <w:sz w:val="20"/>
          <w:szCs w:val="20"/>
          <w:lang w:val="en-US"/>
        </w:rPr>
        <w:t>(</w:t>
      </w:r>
      <w:proofErr w:type="gramEnd"/>
      <w:r w:rsidRPr="00EE174F">
        <w:rPr>
          <w:color w:val="F3EC79"/>
          <w:sz w:val="20"/>
          <w:szCs w:val="20"/>
          <w:lang w:val="en-US"/>
        </w:rPr>
        <w:t>root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600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450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2C1408AC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179D6C01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79ABFF"/>
          <w:sz w:val="20"/>
          <w:szCs w:val="20"/>
          <w:lang w:val="en-US"/>
        </w:rPr>
        <w:t>primaryStage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setScene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F3EC79"/>
          <w:sz w:val="20"/>
          <w:szCs w:val="20"/>
          <w:lang w:val="en-US"/>
        </w:rPr>
        <w:t>scene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0D451AB6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79ABFF"/>
          <w:sz w:val="20"/>
          <w:szCs w:val="20"/>
          <w:lang w:val="en-US"/>
        </w:rPr>
        <w:t>primaryStage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setTitle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17C6A3"/>
          <w:sz w:val="20"/>
          <w:szCs w:val="20"/>
          <w:lang w:val="en-US"/>
        </w:rPr>
        <w:t>"Application Newsletter"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2F1E825F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>
        <w:rPr>
          <w:color w:val="79ABFF"/>
          <w:sz w:val="20"/>
          <w:szCs w:val="20"/>
        </w:rPr>
        <w:t>primaryStage</w:t>
      </w:r>
      <w:r>
        <w:rPr>
          <w:color w:val="E6E6FA"/>
          <w:sz w:val="20"/>
          <w:szCs w:val="20"/>
        </w:rPr>
        <w:t>.</w:t>
      </w:r>
      <w:r>
        <w:rPr>
          <w:color w:val="A7EC21"/>
          <w:sz w:val="20"/>
          <w:szCs w:val="20"/>
        </w:rPr>
        <w:t>show</w:t>
      </w:r>
      <w:proofErr w:type="spellEnd"/>
      <w:r>
        <w:rPr>
          <w:color w:val="F9FAF4"/>
          <w:sz w:val="20"/>
          <w:szCs w:val="20"/>
        </w:rPr>
        <w:t>(</w:t>
      </w:r>
      <w:proofErr w:type="gramStart"/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  <w:proofErr w:type="gramEnd"/>
    </w:p>
    <w:p w14:paraId="407C5093" w14:textId="77777777" w:rsidR="00E879D8" w:rsidRDefault="00000000">
      <w:pPr>
        <w:shd w:val="clear" w:color="auto" w:fill="2F2F2F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ab/>
      </w:r>
      <w:r>
        <w:rPr>
          <w:color w:val="F9FAF4"/>
          <w:sz w:val="20"/>
          <w:szCs w:val="20"/>
        </w:rPr>
        <w:t>}</w:t>
      </w:r>
    </w:p>
    <w:p w14:paraId="7C2BFDFA" w14:textId="77777777" w:rsidR="00E879D8" w:rsidRDefault="00000000">
      <w:pPr>
        <w:shd w:val="clear" w:color="auto" w:fill="2F2F2F"/>
        <w:rPr>
          <w:color w:val="F9FAF4"/>
          <w:sz w:val="20"/>
          <w:szCs w:val="20"/>
        </w:rPr>
      </w:pPr>
      <w:r>
        <w:rPr>
          <w:color w:val="F9FAF4"/>
          <w:sz w:val="20"/>
          <w:szCs w:val="20"/>
        </w:rPr>
        <w:t>}</w:t>
      </w:r>
    </w:p>
    <w:p w14:paraId="3EBB5336" w14:textId="77777777" w:rsidR="00E879D8" w:rsidRDefault="00E879D8"/>
    <w:p w14:paraId="33740DF8" w14:textId="77777777" w:rsidR="00E879D8" w:rsidRDefault="00E879D8"/>
    <w:p w14:paraId="0648A449" w14:textId="77777777" w:rsidR="00E879D8" w:rsidRDefault="00E879D8"/>
    <w:p w14:paraId="2BD3390C" w14:textId="77777777" w:rsidR="00E879D8" w:rsidRDefault="00E879D8"/>
    <w:p w14:paraId="6140417F" w14:textId="77777777" w:rsidR="00E879D8" w:rsidRDefault="00E879D8"/>
    <w:p w14:paraId="791D918E" w14:textId="77777777" w:rsidR="00E879D8" w:rsidRDefault="00E879D8"/>
    <w:p w14:paraId="7E65EE6A" w14:textId="77777777" w:rsidR="00E879D8" w:rsidRDefault="00E879D8"/>
    <w:p w14:paraId="27786633" w14:textId="77777777" w:rsidR="00E879D8" w:rsidRDefault="00E879D8"/>
    <w:p w14:paraId="50F57896" w14:textId="77777777" w:rsidR="00E879D8" w:rsidRDefault="00E879D8"/>
    <w:p w14:paraId="741FE5F6" w14:textId="77777777" w:rsidR="00E879D8" w:rsidRDefault="00E879D8"/>
    <w:p w14:paraId="06C5F58C" w14:textId="77777777" w:rsidR="00E879D8" w:rsidRDefault="00E879D8"/>
    <w:p w14:paraId="7369B3FA" w14:textId="77777777" w:rsidR="00E879D8" w:rsidRDefault="00E879D8"/>
    <w:p w14:paraId="392A7FE6" w14:textId="77777777" w:rsidR="00E879D8" w:rsidRDefault="00E879D8"/>
    <w:p w14:paraId="2E795A9F" w14:textId="77777777" w:rsidR="00E879D8" w:rsidRDefault="00E879D8"/>
    <w:p w14:paraId="009644DB" w14:textId="77777777" w:rsidR="00E879D8" w:rsidRDefault="00E879D8"/>
    <w:p w14:paraId="1FDC36CA" w14:textId="77777777" w:rsidR="00E879D8" w:rsidRDefault="00E879D8"/>
    <w:p w14:paraId="5E2EA3D2" w14:textId="77777777" w:rsidR="00E879D8" w:rsidRDefault="00E879D8"/>
    <w:p w14:paraId="3E4F9CB9" w14:textId="77777777" w:rsidR="00E879D8" w:rsidRDefault="00E879D8"/>
    <w:p w14:paraId="0F3C36E2" w14:textId="77777777" w:rsidR="00E879D8" w:rsidRDefault="00E879D8"/>
    <w:p w14:paraId="14122F21" w14:textId="77777777" w:rsidR="00E879D8" w:rsidRDefault="00E879D8"/>
    <w:p w14:paraId="18A6D337" w14:textId="77777777" w:rsidR="00E879D8" w:rsidRDefault="00E879D8"/>
    <w:p w14:paraId="5301B0BB" w14:textId="77777777" w:rsidR="00E879D8" w:rsidRDefault="00E879D8"/>
    <w:p w14:paraId="02E5E847" w14:textId="77777777" w:rsidR="00E879D8" w:rsidRDefault="00E879D8"/>
    <w:p w14:paraId="490CA650" w14:textId="77777777" w:rsidR="00E879D8" w:rsidRDefault="00E879D8"/>
    <w:p w14:paraId="05551F96" w14:textId="77777777" w:rsidR="00E879D8" w:rsidRDefault="00E879D8"/>
    <w:p w14:paraId="2DA983C7" w14:textId="77777777" w:rsidR="00E879D8" w:rsidRDefault="00E879D8"/>
    <w:p w14:paraId="5B312B4E" w14:textId="77777777" w:rsidR="00E879D8" w:rsidRDefault="00E879D8"/>
    <w:p w14:paraId="08572A27" w14:textId="77777777" w:rsidR="00E879D8" w:rsidRDefault="00E879D8"/>
    <w:p w14:paraId="12F8D357" w14:textId="77777777" w:rsidR="00E879D8" w:rsidRDefault="00E879D8"/>
    <w:p w14:paraId="6ED07AC8" w14:textId="77777777" w:rsidR="00E879D8" w:rsidRDefault="00000000">
      <w:pPr>
        <w:pStyle w:val="Titre"/>
        <w:jc w:val="center"/>
      </w:pPr>
      <w:bookmarkStart w:id="120" w:name="_uz2we1cp8hs3" w:colFirst="0" w:colLast="0"/>
      <w:bookmarkEnd w:id="120"/>
      <w:r>
        <w:lastRenderedPageBreak/>
        <w:t>CM 4</w:t>
      </w:r>
    </w:p>
    <w:p w14:paraId="4F03441D" w14:textId="77777777" w:rsidR="00E879D8" w:rsidRDefault="00000000">
      <w:pPr>
        <w:pStyle w:val="Titre1"/>
        <w:rPr>
          <w:b/>
        </w:rPr>
      </w:pPr>
      <w:bookmarkStart w:id="121" w:name="_kc5y3mq20la2" w:colFirst="0" w:colLast="0"/>
      <w:bookmarkEnd w:id="121"/>
      <w:r>
        <w:rPr>
          <w:b/>
        </w:rPr>
        <w:t>Objectifs du cours</w:t>
      </w:r>
    </w:p>
    <w:p w14:paraId="4B58F74F" w14:textId="77777777" w:rsidR="00E879D8" w:rsidRDefault="00E879D8"/>
    <w:p w14:paraId="2F146552" w14:textId="77777777" w:rsidR="00E879D8" w:rsidRDefault="00000000">
      <w:pPr>
        <w:numPr>
          <w:ilvl w:val="0"/>
          <w:numId w:val="134"/>
        </w:numPr>
      </w:pPr>
      <w:r>
        <w:t>Rappels</w:t>
      </w:r>
    </w:p>
    <w:p w14:paraId="3C7FC98A" w14:textId="77777777" w:rsidR="00E879D8" w:rsidRDefault="00000000">
      <w:pPr>
        <w:numPr>
          <w:ilvl w:val="0"/>
          <w:numId w:val="134"/>
        </w:numPr>
      </w:pPr>
      <w:proofErr w:type="spellStart"/>
      <w:r>
        <w:t>ObservableList</w:t>
      </w:r>
      <w:proofErr w:type="spellEnd"/>
      <w:r>
        <w:t xml:space="preserve"> et </w:t>
      </w:r>
      <w:proofErr w:type="spellStart"/>
      <w:r>
        <w:t>ListView</w:t>
      </w:r>
      <w:proofErr w:type="spellEnd"/>
    </w:p>
    <w:p w14:paraId="0D63894E" w14:textId="77777777" w:rsidR="00E879D8" w:rsidRDefault="00000000">
      <w:pPr>
        <w:numPr>
          <w:ilvl w:val="0"/>
          <w:numId w:val="134"/>
        </w:numPr>
      </w:pPr>
      <w:r>
        <w:t>Le glisser/déposer (Drag-and-Drop)</w:t>
      </w:r>
    </w:p>
    <w:p w14:paraId="3E972477" w14:textId="77777777" w:rsidR="00E879D8" w:rsidRDefault="00000000">
      <w:pPr>
        <w:numPr>
          <w:ilvl w:val="0"/>
          <w:numId w:val="134"/>
        </w:numPr>
      </w:pPr>
      <w:r>
        <w:t>Apparence</w:t>
      </w:r>
    </w:p>
    <w:p w14:paraId="475ECCBC" w14:textId="77777777" w:rsidR="00E879D8" w:rsidRDefault="00000000">
      <w:pPr>
        <w:numPr>
          <w:ilvl w:val="0"/>
          <w:numId w:val="134"/>
        </w:numPr>
      </w:pPr>
      <w:r>
        <w:t xml:space="preserve">L’outil </w:t>
      </w:r>
      <w:proofErr w:type="spellStart"/>
      <w:r>
        <w:t>Scene</w:t>
      </w:r>
      <w:proofErr w:type="spellEnd"/>
      <w:r>
        <w:t xml:space="preserve"> Builder</w:t>
      </w:r>
    </w:p>
    <w:p w14:paraId="1AE12A88" w14:textId="77777777" w:rsidR="00E879D8" w:rsidRDefault="00000000">
      <w:pPr>
        <w:pStyle w:val="Titre1"/>
        <w:rPr>
          <w:b/>
        </w:rPr>
      </w:pPr>
      <w:bookmarkStart w:id="122" w:name="_agq2leib6uta" w:colFirst="0" w:colLast="0"/>
      <w:bookmarkEnd w:id="122"/>
      <w:r>
        <w:rPr>
          <w:b/>
        </w:rPr>
        <w:t>Rappels</w:t>
      </w:r>
    </w:p>
    <w:p w14:paraId="4B295BE7" w14:textId="77777777" w:rsidR="00E879D8" w:rsidRDefault="00E879D8"/>
    <w:p w14:paraId="0CB7851D" w14:textId="77777777" w:rsidR="00E879D8" w:rsidRDefault="00000000">
      <w:r>
        <w:t xml:space="preserve">Divers composants </w:t>
      </w:r>
      <w:proofErr w:type="spellStart"/>
      <w:r>
        <w:t>JavaFX</w:t>
      </w:r>
      <w:proofErr w:type="spellEnd"/>
    </w:p>
    <w:p w14:paraId="777A54FE" w14:textId="77777777" w:rsidR="00E879D8" w:rsidRDefault="00000000">
      <w:pPr>
        <w:numPr>
          <w:ilvl w:val="0"/>
          <w:numId w:val="10"/>
        </w:numPr>
      </w:pPr>
      <w:r>
        <w:t>Les images et les dessins</w:t>
      </w:r>
    </w:p>
    <w:p w14:paraId="2B1B7B9A" w14:textId="77777777" w:rsidR="00E879D8" w:rsidRDefault="00000000">
      <w:pPr>
        <w:numPr>
          <w:ilvl w:val="0"/>
          <w:numId w:val="10"/>
        </w:numPr>
      </w:pPr>
      <w:r>
        <w:t>Les menus</w:t>
      </w:r>
    </w:p>
    <w:p w14:paraId="58618901" w14:textId="77777777" w:rsidR="00E879D8" w:rsidRDefault="00000000">
      <w:pPr>
        <w:numPr>
          <w:ilvl w:val="0"/>
          <w:numId w:val="10"/>
        </w:numPr>
      </w:pPr>
      <w:r>
        <w:t>Les boîtes de dialogue</w:t>
      </w:r>
    </w:p>
    <w:p w14:paraId="30D1BED6" w14:textId="77777777" w:rsidR="00E879D8" w:rsidRDefault="00000000">
      <w:pPr>
        <w:numPr>
          <w:ilvl w:val="0"/>
          <w:numId w:val="10"/>
        </w:numPr>
      </w:pPr>
      <w:r>
        <w:t xml:space="preserve">Autre composants </w:t>
      </w:r>
      <w:proofErr w:type="gramStart"/>
      <w:r>
        <w:t xml:space="preserve">spécialisés( </w:t>
      </w:r>
      <w:proofErr w:type="spellStart"/>
      <w:r>
        <w:t>ColorPicker</w:t>
      </w:r>
      <w:proofErr w:type="spellEnd"/>
      <w:proofErr w:type="gramEnd"/>
      <w:r>
        <w:t xml:space="preserve">, </w:t>
      </w:r>
      <w:proofErr w:type="spellStart"/>
      <w:r>
        <w:t>FileChooser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7992D88D" w14:textId="77777777" w:rsidR="00E879D8" w:rsidRDefault="00E879D8"/>
    <w:p w14:paraId="118A9E00" w14:textId="77777777" w:rsidR="00E879D8" w:rsidRDefault="00000000">
      <w:r>
        <w:t xml:space="preserve">Les propriétés en </w:t>
      </w:r>
      <w:proofErr w:type="spellStart"/>
      <w:r>
        <w:t>JavaFX</w:t>
      </w:r>
      <w:proofErr w:type="spellEnd"/>
    </w:p>
    <w:p w14:paraId="0DDC1462" w14:textId="77777777" w:rsidR="00E879D8" w:rsidRDefault="00000000">
      <w:pPr>
        <w:numPr>
          <w:ilvl w:val="0"/>
          <w:numId w:val="136"/>
        </w:numPr>
      </w:pPr>
      <w:r>
        <w:t>Observations des propriétés</w:t>
      </w:r>
    </w:p>
    <w:p w14:paraId="4F06B7C9" w14:textId="77777777" w:rsidR="00E879D8" w:rsidRDefault="00000000">
      <w:pPr>
        <w:numPr>
          <w:ilvl w:val="0"/>
          <w:numId w:val="136"/>
        </w:numPr>
      </w:pPr>
      <w:r>
        <w:t>Le mécanisme de binding</w:t>
      </w:r>
    </w:p>
    <w:p w14:paraId="4FC57F19" w14:textId="77777777" w:rsidR="00E879D8" w:rsidRDefault="00000000">
      <w:pPr>
        <w:pStyle w:val="Titre1"/>
        <w:rPr>
          <w:b/>
        </w:rPr>
      </w:pPr>
      <w:bookmarkStart w:id="123" w:name="_6v7f3sq5x118" w:colFirst="0" w:colLast="0"/>
      <w:bookmarkEnd w:id="123"/>
      <w:r>
        <w:rPr>
          <w:b/>
        </w:rPr>
        <w:t xml:space="preserve">Utilisation </w:t>
      </w:r>
      <w:proofErr w:type="gramStart"/>
      <w:r>
        <w:rPr>
          <w:b/>
        </w:rPr>
        <w:t>d’un liste</w:t>
      </w:r>
      <w:proofErr w:type="gramEnd"/>
      <w:r>
        <w:rPr>
          <w:b/>
        </w:rPr>
        <w:t xml:space="preserve"> en </w:t>
      </w:r>
      <w:proofErr w:type="spellStart"/>
      <w:r>
        <w:rPr>
          <w:b/>
        </w:rPr>
        <w:t>JavaFX</w:t>
      </w:r>
      <w:proofErr w:type="spellEnd"/>
    </w:p>
    <w:p w14:paraId="66A9BD31" w14:textId="77777777" w:rsidR="00E879D8" w:rsidRDefault="00E879D8"/>
    <w:p w14:paraId="18CBFC36" w14:textId="77777777" w:rsidR="00E879D8" w:rsidRDefault="00000000">
      <w:r>
        <w:t xml:space="preserve">Nos IHM ont couramment besoin d’afficher des listes. </w:t>
      </w:r>
    </w:p>
    <w:p w14:paraId="64975D4F" w14:textId="77777777" w:rsidR="00E879D8" w:rsidRDefault="00E879D8"/>
    <w:p w14:paraId="1DE39AA9" w14:textId="77777777" w:rsidR="00E879D8" w:rsidRDefault="00000000">
      <w:r>
        <w:t xml:space="preserve">Mais comment être capable de notifier les UI </w:t>
      </w:r>
      <w:proofErr w:type="spellStart"/>
      <w:r>
        <w:t>controls</w:t>
      </w:r>
      <w:proofErr w:type="spellEnd"/>
      <w:r>
        <w:t xml:space="preserve"> en cas d’ajout, modification ou suppression d’un élément d’une liste ? </w:t>
      </w:r>
    </w:p>
    <w:p w14:paraId="3FB0FBA5" w14:textId="77777777" w:rsidR="00E879D8" w:rsidRDefault="00E879D8"/>
    <w:p w14:paraId="03B2AFE7" w14:textId="77777777" w:rsidR="00E879D8" w:rsidRDefault="00000000">
      <w:r>
        <w:t xml:space="preserve"> Synchroniser à la main les changements liés au modèle et les répercuter sur la vue est très fastidieux… </w:t>
      </w:r>
    </w:p>
    <w:p w14:paraId="7912E4EA" w14:textId="77777777" w:rsidR="00E879D8" w:rsidRDefault="00E879D8"/>
    <w:p w14:paraId="64E4E775" w14:textId="77777777" w:rsidR="00E879D8" w:rsidRDefault="00000000">
      <w:proofErr w:type="spellStart"/>
      <w:r>
        <w:t>JavaFX</w:t>
      </w:r>
      <w:proofErr w:type="spellEnd"/>
      <w:r>
        <w:t xml:space="preserve"> répond à ce besoin avec le package </w:t>
      </w:r>
      <w:proofErr w:type="spellStart"/>
      <w:proofErr w:type="gramStart"/>
      <w:r>
        <w:t>javafx.collections</w:t>
      </w:r>
      <w:proofErr w:type="spellEnd"/>
      <w:proofErr w:type="gramEnd"/>
      <w:r>
        <w:t>.</w:t>
      </w:r>
    </w:p>
    <w:p w14:paraId="3C90567C" w14:textId="77777777" w:rsidR="00E879D8" w:rsidRDefault="00E879D8"/>
    <w:p w14:paraId="0852AADE" w14:textId="77777777" w:rsidR="00E879D8" w:rsidRDefault="00000000">
      <w:r>
        <w:t xml:space="preserve">On va s’intéresser à l’interface </w:t>
      </w:r>
      <w:proofErr w:type="spellStart"/>
      <w:r>
        <w:rPr>
          <w:b/>
        </w:rPr>
        <w:t>ObservableList</w:t>
      </w:r>
      <w:proofErr w:type="spellEnd"/>
      <w:r>
        <w:rPr>
          <w:b/>
        </w:rPr>
        <w:t>&lt;T&gt;</w:t>
      </w:r>
      <w:r>
        <w:t xml:space="preserve">. </w:t>
      </w:r>
    </w:p>
    <w:p w14:paraId="6671B5A0" w14:textId="77777777" w:rsidR="00E879D8" w:rsidRDefault="00E879D8"/>
    <w:p w14:paraId="3351B70F" w14:textId="77777777" w:rsidR="00E879D8" w:rsidRDefault="00000000">
      <w:r>
        <w:t>Elle sert de modèle à de nombreux composants tels que des gestionnaires de mise en page, listes, arbres, tables graphiques, etc…</w:t>
      </w:r>
    </w:p>
    <w:p w14:paraId="60E87E8F" w14:textId="77777777" w:rsidR="00E879D8" w:rsidRDefault="00E879D8"/>
    <w:p w14:paraId="524C120F" w14:textId="77777777" w:rsidR="00E879D8" w:rsidRDefault="00000000">
      <w:r>
        <w:t>Elle représente une liste permettant de notifier les modifications faites dans ses données.</w:t>
      </w:r>
    </w:p>
    <w:p w14:paraId="4B5DA8AF" w14:textId="77777777" w:rsidR="00E879D8" w:rsidRDefault="00E879D8"/>
    <w:p w14:paraId="631D163E" w14:textId="77777777" w:rsidR="00E879D8" w:rsidRDefault="00000000">
      <w:r>
        <w:lastRenderedPageBreak/>
        <w:t xml:space="preserve"> Il existe aussi : </w:t>
      </w:r>
      <w:proofErr w:type="spellStart"/>
      <w:r>
        <w:rPr>
          <w:b/>
        </w:rPr>
        <w:t>ObservableArray</w:t>
      </w:r>
      <w:proofErr w:type="spellEnd"/>
      <w:r>
        <w:t xml:space="preserve">, </w:t>
      </w:r>
      <w:proofErr w:type="spellStart"/>
      <w:r>
        <w:rPr>
          <w:b/>
        </w:rPr>
        <w:t>ObservableSet</w:t>
      </w:r>
      <w:proofErr w:type="spellEnd"/>
      <w:r>
        <w:rPr>
          <w:b/>
        </w:rPr>
        <w:t>&lt;T&gt;</w:t>
      </w:r>
      <w:r>
        <w:t xml:space="preserve"> et </w:t>
      </w:r>
      <w:proofErr w:type="spellStart"/>
      <w:r>
        <w:rPr>
          <w:b/>
        </w:rPr>
        <w:t>ObservableMap</w:t>
      </w:r>
      <w:proofErr w:type="spellEnd"/>
      <w:r>
        <w:rPr>
          <w:b/>
        </w:rPr>
        <w:t>&lt;K, V&gt;</w:t>
      </w:r>
      <w:r>
        <w:t>.</w:t>
      </w:r>
    </w:p>
    <w:p w14:paraId="6DEB2C1A" w14:textId="77777777" w:rsidR="00E879D8" w:rsidRDefault="00000000">
      <w:pPr>
        <w:pStyle w:val="Titre2"/>
        <w:rPr>
          <w:b/>
        </w:rPr>
      </w:pPr>
      <w:bookmarkStart w:id="124" w:name="_lzgetb51k2oi" w:colFirst="0" w:colLast="0"/>
      <w:bookmarkEnd w:id="124"/>
      <w:r>
        <w:rPr>
          <w:b/>
        </w:rPr>
        <w:t xml:space="preserve">Créer une </w:t>
      </w:r>
      <w:proofErr w:type="spellStart"/>
      <w:r>
        <w:rPr>
          <w:b/>
        </w:rPr>
        <w:t>ObservableList</w:t>
      </w:r>
      <w:proofErr w:type="spellEnd"/>
    </w:p>
    <w:p w14:paraId="7207CAA4" w14:textId="77777777" w:rsidR="00E879D8" w:rsidRDefault="00E879D8"/>
    <w:p w14:paraId="2FF5F6AE" w14:textId="77777777" w:rsidR="00E879D8" w:rsidRDefault="00000000">
      <w:r>
        <w:t xml:space="preserve">Pour créer une </w:t>
      </w:r>
      <w:proofErr w:type="spellStart"/>
      <w:r>
        <w:t>ObservableList</w:t>
      </w:r>
      <w:proofErr w:type="spellEnd"/>
      <w:r>
        <w:t xml:space="preserve">, on peut s’aider de la classe </w:t>
      </w:r>
      <w:proofErr w:type="spellStart"/>
      <w:r>
        <w:rPr>
          <w:b/>
        </w:rPr>
        <w:t>FXCollections</w:t>
      </w:r>
      <w:proofErr w:type="spellEnd"/>
      <w:r>
        <w:rPr>
          <w:b/>
        </w:rPr>
        <w:t xml:space="preserve"> </w:t>
      </w:r>
      <w:r>
        <w:t xml:space="preserve">: </w:t>
      </w:r>
    </w:p>
    <w:p w14:paraId="0A0549DB" w14:textId="77777777" w:rsidR="00E879D8" w:rsidRDefault="00000000">
      <w:pPr>
        <w:numPr>
          <w:ilvl w:val="0"/>
          <w:numId w:val="89"/>
        </w:numPr>
      </w:pPr>
      <w:r>
        <w:t>Propose des méthodes manipulant les Collections (</w:t>
      </w:r>
      <w:proofErr w:type="spellStart"/>
      <w:r>
        <w:t>wrapper</w:t>
      </w:r>
      <w:proofErr w:type="spellEnd"/>
      <w:r>
        <w:t xml:space="preserve"> plus performant).</w:t>
      </w:r>
    </w:p>
    <w:p w14:paraId="07EF0578" w14:textId="77777777" w:rsidR="00E879D8" w:rsidRDefault="00000000">
      <w:pPr>
        <w:numPr>
          <w:ilvl w:val="0"/>
          <w:numId w:val="89"/>
        </w:numPr>
      </w:pPr>
      <w:r>
        <w:t xml:space="preserve">Dispose d’une </w:t>
      </w:r>
      <w:proofErr w:type="spellStart"/>
      <w:r>
        <w:t>factory</w:t>
      </w:r>
      <w:proofErr w:type="spellEnd"/>
      <w:r>
        <w:t xml:space="preserve"> permettant de créer une </w:t>
      </w:r>
      <w:proofErr w:type="spellStart"/>
      <w:r>
        <w:t>ObservableList</w:t>
      </w:r>
      <w:proofErr w:type="spellEnd"/>
      <w:r>
        <w:t xml:space="preserve"> à partir des types de Collections classiques.</w:t>
      </w:r>
    </w:p>
    <w:p w14:paraId="77B174D4" w14:textId="77777777" w:rsidR="00E879D8" w:rsidRDefault="00E879D8"/>
    <w:p w14:paraId="6DDBD79B" w14:textId="77777777" w:rsidR="00E879D8" w:rsidRDefault="00E879D8">
      <w:hyperlink r:id="rId78">
        <w:proofErr w:type="spellStart"/>
        <w:r>
          <w:rPr>
            <w:color w:val="1155CC"/>
            <w:u w:val="single"/>
          </w:rPr>
          <w:t>FXCollections</w:t>
        </w:r>
        <w:proofErr w:type="spellEnd"/>
        <w:r>
          <w:rPr>
            <w:color w:val="1155CC"/>
            <w:u w:val="single"/>
          </w:rPr>
          <w:t xml:space="preserve"> (JavaFX 8) (oracle.com)</w:t>
        </w:r>
      </w:hyperlink>
    </w:p>
    <w:p w14:paraId="25EB5969" w14:textId="77777777" w:rsidR="00E879D8" w:rsidRDefault="00E879D8"/>
    <w:p w14:paraId="50D1CD9C" w14:textId="77777777" w:rsidR="00E879D8" w:rsidRDefault="00000000">
      <w:r>
        <w:t xml:space="preserve">Exemples : </w:t>
      </w:r>
      <w:r>
        <w:rPr>
          <w:noProof/>
        </w:rPr>
        <w:drawing>
          <wp:anchor distT="114300" distB="114300" distL="114300" distR="114300" simplePos="0" relativeHeight="251686912" behindDoc="0" locked="0" layoutInCell="1" hidden="0" allowOverlap="1" wp14:anchorId="1A35BA25" wp14:editId="1A32E48D">
            <wp:simplePos x="0" y="0"/>
            <wp:positionH relativeFrom="column">
              <wp:posOffset>-523874</wp:posOffset>
            </wp:positionH>
            <wp:positionV relativeFrom="paragraph">
              <wp:posOffset>205795</wp:posOffset>
            </wp:positionV>
            <wp:extent cx="6796088" cy="2741192"/>
            <wp:effectExtent l="0" t="0" r="0" b="0"/>
            <wp:wrapNone/>
            <wp:docPr id="3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6088" cy="27411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C9C9EB" w14:textId="77777777" w:rsidR="00E879D8" w:rsidRDefault="00E879D8"/>
    <w:p w14:paraId="2753F398" w14:textId="77777777" w:rsidR="00E879D8" w:rsidRDefault="00E879D8"/>
    <w:p w14:paraId="5AB4E309" w14:textId="77777777" w:rsidR="00E879D8" w:rsidRDefault="00E879D8"/>
    <w:p w14:paraId="6876C1C9" w14:textId="77777777" w:rsidR="00E879D8" w:rsidRDefault="00E879D8"/>
    <w:p w14:paraId="2EF51CFA" w14:textId="77777777" w:rsidR="00E879D8" w:rsidRDefault="00E879D8"/>
    <w:p w14:paraId="0C657E50" w14:textId="77777777" w:rsidR="00E879D8" w:rsidRDefault="00E879D8"/>
    <w:p w14:paraId="2CAB6E39" w14:textId="77777777" w:rsidR="00E879D8" w:rsidRDefault="00E879D8"/>
    <w:p w14:paraId="47B04C29" w14:textId="77777777" w:rsidR="00E879D8" w:rsidRDefault="00E879D8"/>
    <w:p w14:paraId="5166975C" w14:textId="77777777" w:rsidR="00E879D8" w:rsidRDefault="00E879D8"/>
    <w:p w14:paraId="67C995C9" w14:textId="77777777" w:rsidR="00E879D8" w:rsidRDefault="00E879D8"/>
    <w:p w14:paraId="3B843967" w14:textId="77777777" w:rsidR="00E879D8" w:rsidRDefault="00E879D8"/>
    <w:p w14:paraId="5A9B0825" w14:textId="77777777" w:rsidR="00E879D8" w:rsidRDefault="00E879D8"/>
    <w:p w14:paraId="08946A95" w14:textId="77777777" w:rsidR="00E879D8" w:rsidRDefault="00E879D8"/>
    <w:p w14:paraId="40C98243" w14:textId="77777777" w:rsidR="00E879D8" w:rsidRDefault="00E879D8"/>
    <w:p w14:paraId="0D971DA8" w14:textId="77777777" w:rsidR="00E879D8" w:rsidRDefault="00000000">
      <w:pPr>
        <w:pStyle w:val="Titre2"/>
        <w:rPr>
          <w:b/>
        </w:rPr>
      </w:pPr>
      <w:bookmarkStart w:id="125" w:name="_u0lc0u9bfxdg" w:colFirst="0" w:colLast="0"/>
      <w:bookmarkEnd w:id="125"/>
      <w:r>
        <w:rPr>
          <w:b/>
        </w:rPr>
        <w:t xml:space="preserve">Ecouter une </w:t>
      </w:r>
      <w:proofErr w:type="spellStart"/>
      <w:r>
        <w:rPr>
          <w:b/>
        </w:rPr>
        <w:t>ObservableList</w:t>
      </w:r>
      <w:proofErr w:type="spellEnd"/>
    </w:p>
    <w:p w14:paraId="79597D49" w14:textId="77777777" w:rsidR="00E879D8" w:rsidRDefault="00E879D8"/>
    <w:p w14:paraId="79284FC1" w14:textId="77777777" w:rsidR="00E879D8" w:rsidRDefault="00000000">
      <w:r>
        <w:t xml:space="preserve">Utiliser l’écouteur </w:t>
      </w:r>
      <w:proofErr w:type="spellStart"/>
      <w:proofErr w:type="gramStart"/>
      <w:r>
        <w:t>javafx.collections</w:t>
      </w:r>
      <w:proofErr w:type="gramEnd"/>
      <w:r>
        <w:t>.ListChangeListener</w:t>
      </w:r>
      <w:proofErr w:type="spellEnd"/>
      <w:r>
        <w:t>&lt;T&gt;</w:t>
      </w:r>
      <w:r>
        <w:rPr>
          <w:noProof/>
        </w:rPr>
        <w:drawing>
          <wp:anchor distT="114300" distB="114300" distL="114300" distR="114300" simplePos="0" relativeHeight="251687936" behindDoc="0" locked="0" layoutInCell="1" hidden="0" allowOverlap="1" wp14:anchorId="2D76B729" wp14:editId="3E5D73BD">
            <wp:simplePos x="0" y="0"/>
            <wp:positionH relativeFrom="column">
              <wp:posOffset>-433387</wp:posOffset>
            </wp:positionH>
            <wp:positionV relativeFrom="paragraph">
              <wp:posOffset>215424</wp:posOffset>
            </wp:positionV>
            <wp:extent cx="5567363" cy="3626913"/>
            <wp:effectExtent l="0" t="0" r="0" b="0"/>
            <wp:wrapNone/>
            <wp:docPr id="3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3626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88913B" w14:textId="77777777" w:rsidR="00E879D8" w:rsidRDefault="00E879D8"/>
    <w:p w14:paraId="0438507D" w14:textId="77777777" w:rsidR="00E879D8" w:rsidRDefault="00E879D8"/>
    <w:p w14:paraId="7F748CE5" w14:textId="77777777" w:rsidR="00E879D8" w:rsidRDefault="00E879D8">
      <w:pPr>
        <w:pStyle w:val="Titre2"/>
        <w:rPr>
          <w:b/>
        </w:rPr>
      </w:pPr>
      <w:bookmarkStart w:id="126" w:name="_uc4n2bogmwrl" w:colFirst="0" w:colLast="0"/>
      <w:bookmarkEnd w:id="126"/>
    </w:p>
    <w:p w14:paraId="354E23F4" w14:textId="77777777" w:rsidR="00E879D8" w:rsidRDefault="00E879D8">
      <w:pPr>
        <w:pStyle w:val="Titre2"/>
        <w:rPr>
          <w:b/>
        </w:rPr>
      </w:pPr>
      <w:bookmarkStart w:id="127" w:name="_d9dft4gkzckp" w:colFirst="0" w:colLast="0"/>
      <w:bookmarkEnd w:id="127"/>
    </w:p>
    <w:p w14:paraId="11C61DBD" w14:textId="77777777" w:rsidR="00E879D8" w:rsidRDefault="00E879D8">
      <w:pPr>
        <w:pStyle w:val="Titre2"/>
        <w:rPr>
          <w:b/>
        </w:rPr>
      </w:pPr>
      <w:bookmarkStart w:id="128" w:name="_rmqei29lr9hd" w:colFirst="0" w:colLast="0"/>
      <w:bookmarkEnd w:id="128"/>
    </w:p>
    <w:p w14:paraId="786F83D2" w14:textId="77777777" w:rsidR="00E879D8" w:rsidRDefault="00E879D8"/>
    <w:p w14:paraId="6920F6EA" w14:textId="77777777" w:rsidR="00E879D8" w:rsidRDefault="00E879D8"/>
    <w:p w14:paraId="30AD50F1" w14:textId="77777777" w:rsidR="00E879D8" w:rsidRDefault="00E879D8"/>
    <w:p w14:paraId="0406F08A" w14:textId="77777777" w:rsidR="00E879D8" w:rsidRDefault="00E879D8"/>
    <w:p w14:paraId="1946A072" w14:textId="77777777" w:rsidR="00E879D8" w:rsidRDefault="00000000">
      <w:r>
        <w:lastRenderedPageBreak/>
        <w:t xml:space="preserve">Pour améliorer les performances et minimiser le nombre d’événements publiés, l'objet "change" reçu dans la méthode </w:t>
      </w:r>
      <w:proofErr w:type="spellStart"/>
      <w:proofErr w:type="gramStart"/>
      <w:r>
        <w:rPr>
          <w:i/>
        </w:rPr>
        <w:t>onChanged</w:t>
      </w:r>
      <w:proofErr w:type="spellEnd"/>
      <w:r>
        <w:t>(</w:t>
      </w:r>
      <w:proofErr w:type="gramEnd"/>
      <w:r>
        <w:t xml:space="preserve">) d'un </w:t>
      </w:r>
      <w:proofErr w:type="spellStart"/>
      <w:r>
        <w:rPr>
          <w:i/>
        </w:rPr>
        <w:t>ListChangeListener</w:t>
      </w:r>
      <w:proofErr w:type="spellEnd"/>
      <w:r>
        <w:rPr>
          <w:i/>
        </w:rPr>
        <w:t xml:space="preserve"> </w:t>
      </w:r>
      <w:r>
        <w:t xml:space="preserve">est en fait un rapport agrégé contenant les récentes modifications sur la liste observable. </w:t>
      </w:r>
    </w:p>
    <w:p w14:paraId="458605BD" w14:textId="77777777" w:rsidR="00E879D8" w:rsidRDefault="00E879D8">
      <w:hyperlink r:id="rId81">
        <w:r>
          <w:rPr>
            <w:color w:val="1155CC"/>
            <w:u w:val="single"/>
          </w:rPr>
          <w:t>https://docs.oracle.com/javafx/2/collections/jfxpub-collections.htm</w:t>
        </w:r>
      </w:hyperlink>
    </w:p>
    <w:p w14:paraId="4196F2B6" w14:textId="77777777" w:rsidR="00E879D8" w:rsidRDefault="00000000">
      <w:pPr>
        <w:pStyle w:val="Titre2"/>
        <w:rPr>
          <w:b/>
        </w:rPr>
      </w:pPr>
      <w:bookmarkStart w:id="129" w:name="_h25odzhegqef" w:colFirst="0" w:colLast="0"/>
      <w:bookmarkEnd w:id="129"/>
      <w:r>
        <w:rPr>
          <w:b/>
        </w:rPr>
        <w:t xml:space="preserve">Le composant </w:t>
      </w:r>
      <w:proofErr w:type="spellStart"/>
      <w:r>
        <w:rPr>
          <w:b/>
        </w:rPr>
        <w:t>ListView</w:t>
      </w:r>
      <w:proofErr w:type="spellEnd"/>
    </w:p>
    <w:p w14:paraId="56E9FBCB" w14:textId="77777777" w:rsidR="00E879D8" w:rsidRDefault="00E879D8"/>
    <w:p w14:paraId="696D861E" w14:textId="77777777" w:rsidR="00E879D8" w:rsidRDefault="00000000">
      <w:r>
        <w:t xml:space="preserve"> Le composant </w:t>
      </w:r>
      <w:proofErr w:type="spellStart"/>
      <w:r>
        <w:t>ListView</w:t>
      </w:r>
      <w:proofErr w:type="spellEnd"/>
      <w:r>
        <w:t>&lt;T&gt; permet de représenter une liste scrollable d’éléments (génériques de type T).</w:t>
      </w:r>
    </w:p>
    <w:p w14:paraId="29BF11E7" w14:textId="77777777" w:rsidR="00E879D8" w:rsidRDefault="00000000">
      <w:r>
        <w:t xml:space="preserve"> </w:t>
      </w:r>
    </w:p>
    <w:p w14:paraId="221E9F11" w14:textId="77777777" w:rsidR="00E879D8" w:rsidRDefault="00000000">
      <w:r>
        <w:t xml:space="preserve">Permet un affichage vertical (par défaut) ou horizontal. </w:t>
      </w:r>
    </w:p>
    <w:p w14:paraId="0BC901FB" w14:textId="77777777" w:rsidR="00E879D8" w:rsidRDefault="00E879D8"/>
    <w:p w14:paraId="395DB381" w14:textId="77777777" w:rsidR="00E879D8" w:rsidRDefault="00000000">
      <w:r>
        <w:rPr>
          <w:rFonts w:ascii="Arial Unicode MS" w:eastAsia="Arial Unicode MS" w:hAnsi="Arial Unicode MS" w:cs="Arial Unicode MS"/>
        </w:rPr>
        <w:t>Les éléments sont contenus en interne dans la propriété items (</w:t>
      </w:r>
      <w:proofErr w:type="spellStart"/>
      <w:r>
        <w:rPr>
          <w:rFonts w:ascii="Arial Unicode MS" w:eastAsia="Arial Unicode MS" w:hAnsi="Arial Unicode MS" w:cs="Arial Unicode MS"/>
        </w:rPr>
        <w:t>ObervableList</w:t>
      </w:r>
      <w:proofErr w:type="spellEnd"/>
      <w:r>
        <w:rPr>
          <w:rFonts w:ascii="Arial Unicode MS" w:eastAsia="Arial Unicode MS" w:hAnsi="Arial Unicode MS" w:cs="Arial Unicode MS"/>
        </w:rPr>
        <w:t xml:space="preserve">) → permet au composant d’être notifié si des modifications sont faites sur les données. </w:t>
      </w:r>
    </w:p>
    <w:p w14:paraId="5ABC33FA" w14:textId="77777777" w:rsidR="00E879D8" w:rsidRDefault="00E879D8"/>
    <w:p w14:paraId="0122EF0B" w14:textId="77777777" w:rsidR="00E879D8" w:rsidRDefault="00000000">
      <w:r>
        <w:t xml:space="preserve"> Interactions possibles avec l’utilisateur :</w:t>
      </w:r>
    </w:p>
    <w:p w14:paraId="343917B8" w14:textId="77777777" w:rsidR="00E879D8" w:rsidRDefault="00000000">
      <w:pPr>
        <w:numPr>
          <w:ilvl w:val="0"/>
          <w:numId w:val="115"/>
        </w:numPr>
      </w:pPr>
      <w:r>
        <w:rPr>
          <w:rFonts w:ascii="Arial Unicode MS" w:eastAsia="Arial Unicode MS" w:hAnsi="Arial Unicode MS" w:cs="Arial Unicode MS"/>
        </w:rPr>
        <w:t xml:space="preserve">Focus → </w:t>
      </w:r>
      <w:proofErr w:type="spellStart"/>
      <w:r>
        <w:rPr>
          <w:rFonts w:ascii="Arial Unicode MS" w:eastAsia="Arial Unicode MS" w:hAnsi="Arial Unicode MS" w:cs="Arial Unicode MS"/>
        </w:rPr>
        <w:t>focusModel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</w:p>
    <w:p w14:paraId="0D4FB375" w14:textId="77777777" w:rsidR="00E879D8" w:rsidRDefault="00000000">
      <w:pPr>
        <w:numPr>
          <w:ilvl w:val="0"/>
          <w:numId w:val="115"/>
        </w:numPr>
      </w:pPr>
      <w:r>
        <w:rPr>
          <w:rFonts w:ascii="Arial Unicode MS" w:eastAsia="Arial Unicode MS" w:hAnsi="Arial Unicode MS" w:cs="Arial Unicode MS"/>
        </w:rPr>
        <w:t xml:space="preserve">Sélection → </w:t>
      </w:r>
      <w:proofErr w:type="spellStart"/>
      <w:r>
        <w:rPr>
          <w:rFonts w:ascii="Arial Unicode MS" w:eastAsia="Arial Unicode MS" w:hAnsi="Arial Unicode MS" w:cs="Arial Unicode MS"/>
        </w:rPr>
        <w:t>selectionModel.selectionMode</w:t>
      </w:r>
      <w:proofErr w:type="spellEnd"/>
      <w:r>
        <w:rPr>
          <w:rFonts w:ascii="Arial Unicode MS" w:eastAsia="Arial Unicode MS" w:hAnsi="Arial Unicode MS" w:cs="Arial Unicode MS"/>
        </w:rPr>
        <w:t xml:space="preserve"> (SINGLE ou MULTIPLE) </w:t>
      </w:r>
    </w:p>
    <w:p w14:paraId="45A444AA" w14:textId="77777777" w:rsidR="00E879D8" w:rsidRDefault="00000000">
      <w:pPr>
        <w:numPr>
          <w:ilvl w:val="0"/>
          <w:numId w:val="115"/>
        </w:numPr>
      </w:pPr>
      <w:r>
        <w:rPr>
          <w:rFonts w:ascii="Arial Unicode MS" w:eastAsia="Arial Unicode MS" w:hAnsi="Arial Unicode MS" w:cs="Arial Unicode MS"/>
        </w:rPr>
        <w:t xml:space="preserve"> Edition → passer par </w:t>
      </w:r>
      <w:proofErr w:type="spellStart"/>
      <w:r>
        <w:rPr>
          <w:rFonts w:ascii="Arial Unicode MS" w:eastAsia="Arial Unicode MS" w:hAnsi="Arial Unicode MS" w:cs="Arial Unicode MS"/>
        </w:rPr>
        <w:t>CellFactory</w:t>
      </w:r>
      <w:proofErr w:type="spellEnd"/>
      <w:r>
        <w:rPr>
          <w:rFonts w:ascii="Arial Unicode MS" w:eastAsia="Arial Unicode MS" w:hAnsi="Arial Unicode MS" w:cs="Arial Unicode MS"/>
        </w:rPr>
        <w:t xml:space="preserve"> et </w:t>
      </w:r>
      <w:proofErr w:type="spellStart"/>
      <w:r>
        <w:rPr>
          <w:rFonts w:ascii="Arial Unicode MS" w:eastAsia="Arial Unicode MS" w:hAnsi="Arial Unicode MS" w:cs="Arial Unicode MS"/>
        </w:rPr>
        <w:t>ListCell</w:t>
      </w:r>
      <w:proofErr w:type="spellEnd"/>
    </w:p>
    <w:p w14:paraId="49EB15F2" w14:textId="77777777" w:rsidR="00E879D8" w:rsidRDefault="00E879D8"/>
    <w:p w14:paraId="5AB5C186" w14:textId="77777777" w:rsidR="00E879D8" w:rsidRPr="00EE174F" w:rsidRDefault="00E879D8">
      <w:pPr>
        <w:rPr>
          <w:lang w:val="en-US"/>
        </w:rPr>
      </w:pPr>
      <w:hyperlink r:id="rId82">
        <w:r w:rsidRPr="00EE174F">
          <w:rPr>
            <w:color w:val="1155CC"/>
            <w:u w:val="single"/>
            <w:lang w:val="en-US"/>
          </w:rPr>
          <w:t>Using JavaFX UI Controls: List View | JavaFX 2 Tutorials and Documentation (oracle.com)</w:t>
        </w:r>
      </w:hyperlink>
    </w:p>
    <w:p w14:paraId="09CE1F01" w14:textId="77777777" w:rsidR="00E879D8" w:rsidRPr="00EE174F" w:rsidRDefault="00E879D8">
      <w:pPr>
        <w:rPr>
          <w:lang w:val="en-US"/>
        </w:rPr>
      </w:pPr>
    </w:p>
    <w:p w14:paraId="43881D5D" w14:textId="77777777" w:rsidR="00E879D8" w:rsidRPr="00EE174F" w:rsidRDefault="00E879D8">
      <w:pPr>
        <w:rPr>
          <w:lang w:val="en-US"/>
        </w:rPr>
      </w:pPr>
      <w:hyperlink r:id="rId83">
        <w:proofErr w:type="spellStart"/>
        <w:r w:rsidRPr="00EE174F">
          <w:rPr>
            <w:color w:val="1155CC"/>
            <w:u w:val="single"/>
            <w:lang w:val="en-US"/>
          </w:rPr>
          <w:t>ListView</w:t>
        </w:r>
        <w:proofErr w:type="spellEnd"/>
        <w:r w:rsidRPr="00EE174F">
          <w:rPr>
            <w:color w:val="1155CC"/>
            <w:u w:val="single"/>
            <w:lang w:val="en-US"/>
          </w:rPr>
          <w:t xml:space="preserve"> (JavaFX 8) (oracle.com)</w:t>
        </w:r>
      </w:hyperlink>
    </w:p>
    <w:p w14:paraId="57DB54DF" w14:textId="77777777" w:rsidR="00E879D8" w:rsidRPr="00EE174F" w:rsidRDefault="00000000">
      <w:pPr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88960" behindDoc="0" locked="0" layoutInCell="1" hidden="0" allowOverlap="1" wp14:anchorId="222DFD51" wp14:editId="595BD63B">
            <wp:simplePos x="0" y="0"/>
            <wp:positionH relativeFrom="column">
              <wp:posOffset>1909027</wp:posOffset>
            </wp:positionH>
            <wp:positionV relativeFrom="paragraph">
              <wp:posOffset>190500</wp:posOffset>
            </wp:positionV>
            <wp:extent cx="2501048" cy="1266765"/>
            <wp:effectExtent l="0" t="0" r="0" b="0"/>
            <wp:wrapNone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1048" cy="126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53D1EC" w14:textId="77777777" w:rsidR="00E879D8" w:rsidRPr="00EE174F" w:rsidRDefault="00000000">
      <w:pPr>
        <w:rPr>
          <w:lang w:val="en-US"/>
        </w:rPr>
      </w:pPr>
      <w:proofErr w:type="spellStart"/>
      <w:proofErr w:type="gramStart"/>
      <w:r w:rsidRPr="00EE174F">
        <w:rPr>
          <w:lang w:val="en-US"/>
        </w:rPr>
        <w:t>Exemple</w:t>
      </w:r>
      <w:proofErr w:type="spellEnd"/>
      <w:r w:rsidRPr="00EE174F">
        <w:rPr>
          <w:lang w:val="en-US"/>
        </w:rPr>
        <w:t xml:space="preserve"> :</w:t>
      </w:r>
      <w:proofErr w:type="gramEnd"/>
      <w:r w:rsidRPr="00EE174F">
        <w:rPr>
          <w:lang w:val="en-US"/>
        </w:rPr>
        <w:t xml:space="preserve"> </w:t>
      </w:r>
    </w:p>
    <w:p w14:paraId="6EA8F537" w14:textId="77777777" w:rsidR="00E879D8" w:rsidRPr="00EE174F" w:rsidRDefault="00E879D8">
      <w:pPr>
        <w:rPr>
          <w:lang w:val="en-US"/>
        </w:rPr>
      </w:pPr>
    </w:p>
    <w:p w14:paraId="62D43ECE" w14:textId="77777777" w:rsidR="00E879D8" w:rsidRPr="00EE174F" w:rsidRDefault="00E879D8">
      <w:pPr>
        <w:rPr>
          <w:lang w:val="en-US"/>
        </w:rPr>
      </w:pPr>
    </w:p>
    <w:p w14:paraId="037A608C" w14:textId="77777777" w:rsidR="00E879D8" w:rsidRPr="00EE174F" w:rsidRDefault="00E879D8">
      <w:pPr>
        <w:rPr>
          <w:lang w:val="en-US"/>
        </w:rPr>
      </w:pPr>
    </w:p>
    <w:p w14:paraId="08D68A11" w14:textId="77777777" w:rsidR="00E879D8" w:rsidRPr="00EE174F" w:rsidRDefault="00E879D8">
      <w:pPr>
        <w:rPr>
          <w:lang w:val="en-US"/>
        </w:rPr>
      </w:pPr>
    </w:p>
    <w:p w14:paraId="297B724A" w14:textId="77777777" w:rsidR="00E879D8" w:rsidRPr="00EE174F" w:rsidRDefault="00E879D8">
      <w:pPr>
        <w:rPr>
          <w:lang w:val="en-US"/>
        </w:rPr>
      </w:pPr>
    </w:p>
    <w:p w14:paraId="7FDC38A0" w14:textId="77777777" w:rsidR="00E879D8" w:rsidRPr="00EE174F" w:rsidRDefault="00E879D8">
      <w:pPr>
        <w:rPr>
          <w:lang w:val="en-US"/>
        </w:rPr>
      </w:pPr>
    </w:p>
    <w:p w14:paraId="3E7557B9" w14:textId="77777777" w:rsidR="00E879D8" w:rsidRPr="00EE174F" w:rsidRDefault="00E879D8">
      <w:pPr>
        <w:rPr>
          <w:lang w:val="en-US"/>
        </w:rPr>
      </w:pPr>
    </w:p>
    <w:p w14:paraId="36B328F4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final </w:t>
      </w:r>
      <w:proofErr w:type="spellStart"/>
      <w:r w:rsidRPr="00EE174F">
        <w:rPr>
          <w:b/>
          <w:lang w:val="en-US"/>
        </w:rPr>
        <w:t>ObservableList</w:t>
      </w:r>
      <w:proofErr w:type="spellEnd"/>
      <w:r w:rsidRPr="00EE174F">
        <w:rPr>
          <w:b/>
          <w:lang w:val="en-US"/>
        </w:rPr>
        <w:t>&lt;String&gt;</w:t>
      </w:r>
      <w:r w:rsidRPr="00EE174F">
        <w:rPr>
          <w:lang w:val="en-US"/>
        </w:rPr>
        <w:t xml:space="preserve"> items = </w:t>
      </w:r>
    </w:p>
    <w:p w14:paraId="1236DCD4" w14:textId="77777777" w:rsidR="00E879D8" w:rsidRPr="00EE174F" w:rsidRDefault="00000000">
      <w:pPr>
        <w:ind w:firstLine="720"/>
        <w:rPr>
          <w:lang w:val="en-US"/>
        </w:rPr>
      </w:pPr>
      <w:proofErr w:type="spellStart"/>
      <w:r w:rsidRPr="00EE174F">
        <w:rPr>
          <w:b/>
          <w:lang w:val="en-US"/>
        </w:rPr>
        <w:t>FXCollections.observableArrayList</w:t>
      </w:r>
      <w:proofErr w:type="spellEnd"/>
      <w:r w:rsidRPr="00EE174F">
        <w:rPr>
          <w:b/>
          <w:lang w:val="en-US"/>
        </w:rPr>
        <w:t>(</w:t>
      </w:r>
      <w:r w:rsidRPr="00EE174F">
        <w:rPr>
          <w:lang w:val="en-US"/>
        </w:rPr>
        <w:t xml:space="preserve"> </w:t>
      </w:r>
    </w:p>
    <w:p w14:paraId="5DC26FBB" w14:textId="77777777" w:rsidR="00E879D8" w:rsidRPr="00EE174F" w:rsidRDefault="00000000">
      <w:pPr>
        <w:ind w:left="720"/>
        <w:rPr>
          <w:lang w:val="en-US"/>
        </w:rPr>
      </w:pPr>
      <w:r w:rsidRPr="00EE174F">
        <w:rPr>
          <w:lang w:val="en-US"/>
        </w:rPr>
        <w:t xml:space="preserve">  "Single", "Double", "Suite", "Family App"</w:t>
      </w:r>
      <w:proofErr w:type="gramStart"/>
      <w:r w:rsidRPr="00EE174F">
        <w:rPr>
          <w:lang w:val="en-US"/>
        </w:rPr>
        <w:t>);</w:t>
      </w:r>
      <w:proofErr w:type="gramEnd"/>
      <w:r w:rsidRPr="00EE174F">
        <w:rPr>
          <w:lang w:val="en-US"/>
        </w:rPr>
        <w:t xml:space="preserve"> </w:t>
      </w:r>
    </w:p>
    <w:p w14:paraId="0745340D" w14:textId="77777777" w:rsidR="00E879D8" w:rsidRPr="00EE174F" w:rsidRDefault="00E879D8">
      <w:pPr>
        <w:rPr>
          <w:lang w:val="en-US"/>
        </w:rPr>
      </w:pPr>
    </w:p>
    <w:p w14:paraId="04EA8568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final </w:t>
      </w:r>
      <w:proofErr w:type="spellStart"/>
      <w:r w:rsidRPr="00EE174F">
        <w:rPr>
          <w:b/>
          <w:lang w:val="en-US"/>
        </w:rPr>
        <w:t>ListView</w:t>
      </w:r>
      <w:proofErr w:type="spellEnd"/>
      <w:r w:rsidRPr="00EE174F">
        <w:rPr>
          <w:b/>
          <w:lang w:val="en-US"/>
        </w:rPr>
        <w:t>&lt;String&gt;</w:t>
      </w:r>
      <w:r w:rsidRPr="00EE174F">
        <w:rPr>
          <w:lang w:val="en-US"/>
        </w:rPr>
        <w:t xml:space="preserve"> </w:t>
      </w:r>
      <w:proofErr w:type="spellStart"/>
      <w:r w:rsidRPr="00EE174F">
        <w:rPr>
          <w:lang w:val="en-US"/>
        </w:rPr>
        <w:t>liste</w:t>
      </w:r>
      <w:proofErr w:type="spellEnd"/>
      <w:r w:rsidRPr="00EE174F">
        <w:rPr>
          <w:lang w:val="en-US"/>
        </w:rPr>
        <w:t xml:space="preserve"> = new </w:t>
      </w:r>
      <w:proofErr w:type="spellStart"/>
      <w:r w:rsidRPr="00EE174F">
        <w:rPr>
          <w:b/>
          <w:lang w:val="en-US"/>
        </w:rPr>
        <w:t>ListView</w:t>
      </w:r>
      <w:proofErr w:type="spellEnd"/>
      <w:r w:rsidRPr="00EE174F">
        <w:rPr>
          <w:b/>
          <w:lang w:val="en-US"/>
        </w:rPr>
        <w:t>&lt;String</w:t>
      </w:r>
      <w:proofErr w:type="gramStart"/>
      <w:r w:rsidRPr="00EE174F">
        <w:rPr>
          <w:b/>
          <w:lang w:val="en-US"/>
        </w:rPr>
        <w:t>&gt;()</w:t>
      </w:r>
      <w:r w:rsidRPr="00EE174F">
        <w:rPr>
          <w:lang w:val="en-US"/>
        </w:rPr>
        <w:t>;</w:t>
      </w:r>
      <w:proofErr w:type="gramEnd"/>
      <w:r w:rsidRPr="00EE174F">
        <w:rPr>
          <w:lang w:val="en-US"/>
        </w:rPr>
        <w:t xml:space="preserve"> </w:t>
      </w:r>
    </w:p>
    <w:p w14:paraId="340CA07A" w14:textId="77777777" w:rsidR="00E879D8" w:rsidRDefault="00000000">
      <w:proofErr w:type="spellStart"/>
      <w:proofErr w:type="gramStart"/>
      <w:r>
        <w:t>liste.setItems</w:t>
      </w:r>
      <w:proofErr w:type="spellEnd"/>
      <w:proofErr w:type="gramEnd"/>
      <w:r>
        <w:t>(items</w:t>
      </w:r>
      <w:proofErr w:type="gramStart"/>
      <w:r>
        <w:t>);</w:t>
      </w:r>
      <w:proofErr w:type="gramEnd"/>
    </w:p>
    <w:p w14:paraId="63753CEA" w14:textId="77777777" w:rsidR="00E879D8" w:rsidRDefault="00E879D8"/>
    <w:p w14:paraId="23AEB99F" w14:textId="77777777" w:rsidR="00E879D8" w:rsidRDefault="00E879D8"/>
    <w:p w14:paraId="0113CFB9" w14:textId="77777777" w:rsidR="00E879D8" w:rsidRDefault="00E879D8"/>
    <w:p w14:paraId="7014A034" w14:textId="77777777" w:rsidR="00E879D8" w:rsidRDefault="00E879D8"/>
    <w:p w14:paraId="6252ED57" w14:textId="77777777" w:rsidR="00E879D8" w:rsidRDefault="00000000">
      <w:pPr>
        <w:pStyle w:val="Titre1"/>
        <w:rPr>
          <w:b/>
        </w:rPr>
      </w:pPr>
      <w:bookmarkStart w:id="130" w:name="_moclv3fql2mm" w:colFirst="0" w:colLast="0"/>
      <w:bookmarkEnd w:id="130"/>
      <w:r>
        <w:rPr>
          <w:b/>
        </w:rPr>
        <w:lastRenderedPageBreak/>
        <w:t>Le glisser/déposer (Drag-and-Drop)</w:t>
      </w:r>
    </w:p>
    <w:p w14:paraId="22681120" w14:textId="77777777" w:rsidR="00E879D8" w:rsidRDefault="00E879D8"/>
    <w:p w14:paraId="0D65CF65" w14:textId="77777777" w:rsidR="00E879D8" w:rsidRDefault="00000000">
      <w:proofErr w:type="spellStart"/>
      <w:r>
        <w:t>Pré-requis</w:t>
      </w:r>
      <w:proofErr w:type="spellEnd"/>
      <w:r>
        <w:t xml:space="preserve"> : la sérialisation </w:t>
      </w:r>
    </w:p>
    <w:p w14:paraId="15D21635" w14:textId="77777777" w:rsidR="00E879D8" w:rsidRDefault="00E879D8"/>
    <w:p w14:paraId="37AAB1CB" w14:textId="77777777" w:rsidR="00E879D8" w:rsidRDefault="00000000">
      <w:r>
        <w:t xml:space="preserve">Définition </w:t>
      </w:r>
    </w:p>
    <w:p w14:paraId="2A73779D" w14:textId="77777777" w:rsidR="00E879D8" w:rsidRDefault="00E879D8"/>
    <w:p w14:paraId="2AC084B9" w14:textId="77777777" w:rsidR="00E879D8" w:rsidRDefault="00000000">
      <w:r>
        <w:t xml:space="preserve">Principe en </w:t>
      </w:r>
      <w:proofErr w:type="spellStart"/>
      <w:r>
        <w:t>JavaFX</w:t>
      </w:r>
      <w:proofErr w:type="spellEnd"/>
      <w:r>
        <w:t xml:space="preserve"> </w:t>
      </w:r>
    </w:p>
    <w:p w14:paraId="36B07A02" w14:textId="77777777" w:rsidR="00E879D8" w:rsidRDefault="00E879D8"/>
    <w:p w14:paraId="2B457F89" w14:textId="77777777" w:rsidR="00E879D8" w:rsidRDefault="00000000">
      <w:r>
        <w:t xml:space="preserve">Focus sur le Drag and Drop (ou </w:t>
      </w:r>
      <w:proofErr w:type="spellStart"/>
      <w:r>
        <w:t>DnD</w:t>
      </w:r>
      <w:proofErr w:type="spellEnd"/>
      <w:r>
        <w:t xml:space="preserve">) </w:t>
      </w:r>
    </w:p>
    <w:p w14:paraId="243A7853" w14:textId="77777777" w:rsidR="00E879D8" w:rsidRDefault="00000000">
      <w:pPr>
        <w:numPr>
          <w:ilvl w:val="0"/>
          <w:numId w:val="78"/>
        </w:numPr>
      </w:pPr>
      <w:r>
        <w:t xml:space="preserve">Initier un </w:t>
      </w:r>
      <w:proofErr w:type="spellStart"/>
      <w:r>
        <w:t>DnD</w:t>
      </w:r>
      <w:proofErr w:type="spellEnd"/>
      <w:r>
        <w:t xml:space="preserve"> </w:t>
      </w:r>
    </w:p>
    <w:p w14:paraId="7226BB8D" w14:textId="77777777" w:rsidR="00E879D8" w:rsidRDefault="00000000">
      <w:pPr>
        <w:numPr>
          <w:ilvl w:val="0"/>
          <w:numId w:val="78"/>
        </w:numPr>
      </w:pPr>
      <w:r>
        <w:t xml:space="preserve">Transfert de données </w:t>
      </w:r>
    </w:p>
    <w:p w14:paraId="52F6014A" w14:textId="77777777" w:rsidR="00E879D8" w:rsidRDefault="00000000">
      <w:pPr>
        <w:numPr>
          <w:ilvl w:val="0"/>
          <w:numId w:val="78"/>
        </w:numPr>
      </w:pPr>
      <w:r>
        <w:t xml:space="preserve">Évènements lors d’un </w:t>
      </w:r>
      <w:proofErr w:type="spellStart"/>
      <w:r>
        <w:t>DnD</w:t>
      </w:r>
      <w:proofErr w:type="spellEnd"/>
    </w:p>
    <w:p w14:paraId="429C5178" w14:textId="77777777" w:rsidR="00E879D8" w:rsidRDefault="00000000">
      <w:pPr>
        <w:pStyle w:val="Titre2"/>
        <w:rPr>
          <w:b/>
        </w:rPr>
      </w:pPr>
      <w:bookmarkStart w:id="131" w:name="_4z27a1a2bgs4" w:colFirst="0" w:colLast="0"/>
      <w:bookmarkEnd w:id="131"/>
      <w:r>
        <w:rPr>
          <w:b/>
        </w:rPr>
        <w:t>Prérequis : la sérialisation d’objets</w:t>
      </w:r>
    </w:p>
    <w:p w14:paraId="01EE3D6B" w14:textId="77777777" w:rsidR="00E879D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Définitions : </w:t>
      </w:r>
    </w:p>
    <w:p w14:paraId="2BB6D6AA" w14:textId="77777777" w:rsidR="00E879D8" w:rsidRDefault="00000000">
      <w:pPr>
        <w:numPr>
          <w:ilvl w:val="0"/>
          <w:numId w:val="145"/>
        </w:numPr>
      </w:pPr>
      <w:r>
        <w:rPr>
          <w:b/>
        </w:rPr>
        <w:t xml:space="preserve">Sérialisation </w:t>
      </w:r>
      <w:r>
        <w:t xml:space="preserve">: écrire un objet et ses objets référencés dans un flux binaire. </w:t>
      </w:r>
    </w:p>
    <w:p w14:paraId="2055F25B" w14:textId="77777777" w:rsidR="00E879D8" w:rsidRDefault="00000000">
      <w:pPr>
        <w:numPr>
          <w:ilvl w:val="0"/>
          <w:numId w:val="145"/>
        </w:numPr>
      </w:pPr>
      <w:proofErr w:type="spellStart"/>
      <w:r>
        <w:rPr>
          <w:b/>
        </w:rPr>
        <w:t>Déserialisation</w:t>
      </w:r>
      <w:proofErr w:type="spellEnd"/>
      <w:r>
        <w:rPr>
          <w:b/>
        </w:rPr>
        <w:t xml:space="preserve"> </w:t>
      </w:r>
      <w:r>
        <w:t xml:space="preserve">: lire un objet dans un flux binaire pour le reconstruire. </w:t>
      </w:r>
    </w:p>
    <w:p w14:paraId="1C3F5930" w14:textId="77777777" w:rsidR="00E879D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Intérêts : </w:t>
      </w:r>
    </w:p>
    <w:p w14:paraId="454D4EE5" w14:textId="77777777" w:rsidR="00E879D8" w:rsidRDefault="00000000">
      <w:pPr>
        <w:numPr>
          <w:ilvl w:val="0"/>
          <w:numId w:val="30"/>
        </w:numPr>
      </w:pPr>
      <w:r>
        <w:rPr>
          <w:b/>
        </w:rPr>
        <w:t xml:space="preserve">Persistance </w:t>
      </w:r>
      <w:r>
        <w:t xml:space="preserve">(sauvegarder un objet dans un fichier) </w:t>
      </w:r>
    </w:p>
    <w:p w14:paraId="41D87378" w14:textId="77777777" w:rsidR="00E879D8" w:rsidRDefault="00000000">
      <w:pPr>
        <w:numPr>
          <w:ilvl w:val="0"/>
          <w:numId w:val="30"/>
        </w:numPr>
      </w:pPr>
      <w:r>
        <w:rPr>
          <w:b/>
        </w:rPr>
        <w:t xml:space="preserve">Distribution </w:t>
      </w:r>
      <w:r>
        <w:t xml:space="preserve">(véhiculer un objet sur un réseau) </w:t>
      </w:r>
    </w:p>
    <w:p w14:paraId="27D298FD" w14:textId="77777777" w:rsidR="00E879D8" w:rsidRDefault="00000000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Pré-requis</w:t>
      </w:r>
      <w:proofErr w:type="spellEnd"/>
      <w:r>
        <w:rPr>
          <w:b/>
          <w:sz w:val="24"/>
          <w:szCs w:val="24"/>
        </w:rPr>
        <w:t xml:space="preserve"> de la classe : </w:t>
      </w:r>
    </w:p>
    <w:p w14:paraId="5543E5F2" w14:textId="77777777" w:rsidR="00E879D8" w:rsidRDefault="00000000">
      <w:pPr>
        <w:numPr>
          <w:ilvl w:val="0"/>
          <w:numId w:val="14"/>
        </w:numPr>
      </w:pPr>
      <w:proofErr w:type="gramStart"/>
      <w:r>
        <w:t>implémenter</w:t>
      </w:r>
      <w:proofErr w:type="gramEnd"/>
      <w:r>
        <w:t xml:space="preserve"> l’interface </w:t>
      </w:r>
      <w:proofErr w:type="spellStart"/>
      <w:proofErr w:type="gramStart"/>
      <w:r>
        <w:t>java.io.</w:t>
      </w:r>
      <w:r>
        <w:rPr>
          <w:b/>
        </w:rPr>
        <w:t>Serializable</w:t>
      </w:r>
      <w:proofErr w:type="spellEnd"/>
      <w:proofErr w:type="gramEnd"/>
    </w:p>
    <w:p w14:paraId="28D94C0F" w14:textId="77777777" w:rsidR="00E879D8" w:rsidRDefault="00000000">
      <w:pPr>
        <w:numPr>
          <w:ilvl w:val="0"/>
          <w:numId w:val="14"/>
        </w:numPr>
      </w:pPr>
      <w:proofErr w:type="gramStart"/>
      <w:r>
        <w:rPr>
          <w:rFonts w:ascii="Arial Unicode MS" w:eastAsia="Arial Unicode MS" w:hAnsi="Arial Unicode MS" w:cs="Arial Unicode MS"/>
        </w:rPr>
        <w:t>identifiant</w:t>
      </w:r>
      <w:proofErr w:type="gramEnd"/>
      <w:r>
        <w:rPr>
          <w:rFonts w:ascii="Arial Unicode MS" w:eastAsia="Arial Unicode MS" w:hAnsi="Arial Unicode MS" w:cs="Arial Unicode MS"/>
        </w:rPr>
        <w:t xml:space="preserve"> de version → </w:t>
      </w:r>
      <w:proofErr w:type="spellStart"/>
      <w:r>
        <w:rPr>
          <w:b/>
        </w:rPr>
        <w:t>serialVersionUID</w:t>
      </w:r>
      <w:proofErr w:type="spellEnd"/>
      <w:r>
        <w:rPr>
          <w:b/>
        </w:rPr>
        <w:t xml:space="preserve"> </w:t>
      </w:r>
      <w:r>
        <w:t xml:space="preserve">(compatibilité entre versions) </w:t>
      </w:r>
    </w:p>
    <w:p w14:paraId="33479871" w14:textId="77777777" w:rsidR="00E879D8" w:rsidRDefault="00000000">
      <w:pPr>
        <w:numPr>
          <w:ilvl w:val="0"/>
          <w:numId w:val="14"/>
        </w:numPr>
      </w:pPr>
      <w:proofErr w:type="gramStart"/>
      <w:r>
        <w:t>mot</w:t>
      </w:r>
      <w:proofErr w:type="gramEnd"/>
      <w:r>
        <w:t xml:space="preserve"> réservé </w:t>
      </w:r>
      <w:r>
        <w:rPr>
          <w:b/>
        </w:rPr>
        <w:t xml:space="preserve">transient </w:t>
      </w:r>
      <w:r>
        <w:rPr>
          <w:rFonts w:ascii="Arial Unicode MS" w:eastAsia="Arial Unicode MS" w:hAnsi="Arial Unicode MS" w:cs="Arial Unicode MS"/>
        </w:rPr>
        <w:t xml:space="preserve">→ variable d'instance non sérialisée </w:t>
      </w:r>
    </w:p>
    <w:p w14:paraId="5CAFFB58" w14:textId="77777777" w:rsidR="00E879D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Comment ? </w:t>
      </w:r>
    </w:p>
    <w:p w14:paraId="664A4611" w14:textId="77777777" w:rsidR="00E879D8" w:rsidRDefault="00000000">
      <w:pPr>
        <w:numPr>
          <w:ilvl w:val="0"/>
          <w:numId w:val="66"/>
        </w:numPr>
      </w:pPr>
      <w:r>
        <w:t xml:space="preserve">Flux (java.io) de transformation </w:t>
      </w:r>
      <w:proofErr w:type="spellStart"/>
      <w:r>
        <w:rPr>
          <w:b/>
        </w:rPr>
        <w:t>ObjectInputStream</w:t>
      </w:r>
      <w:proofErr w:type="spellEnd"/>
      <w:r>
        <w:rPr>
          <w:b/>
        </w:rPr>
        <w:t xml:space="preserve"> </w:t>
      </w:r>
      <w:r>
        <w:t xml:space="preserve">/ </w:t>
      </w:r>
      <w:proofErr w:type="spellStart"/>
      <w:r>
        <w:rPr>
          <w:b/>
        </w:rPr>
        <w:t>ObjectOutputStream</w:t>
      </w:r>
      <w:proofErr w:type="spellEnd"/>
    </w:p>
    <w:p w14:paraId="4A6EF7FB" w14:textId="77777777" w:rsidR="00E879D8" w:rsidRDefault="00000000">
      <w:pPr>
        <w:pStyle w:val="Titre2"/>
        <w:rPr>
          <w:b/>
        </w:rPr>
      </w:pPr>
      <w:bookmarkStart w:id="132" w:name="_iwc5bi1k1om3" w:colFirst="0" w:colLast="0"/>
      <w:bookmarkEnd w:id="132"/>
      <w:r>
        <w:rPr>
          <w:b/>
        </w:rPr>
        <w:t xml:space="preserve">Une classe </w:t>
      </w:r>
      <w:proofErr w:type="spellStart"/>
      <w:r>
        <w:rPr>
          <w:b/>
        </w:rPr>
        <w:t>Serializable</w:t>
      </w:r>
      <w:proofErr w:type="spellEnd"/>
      <w:r>
        <w:rPr>
          <w:noProof/>
        </w:rPr>
        <w:drawing>
          <wp:anchor distT="114300" distB="114300" distL="114300" distR="114300" simplePos="0" relativeHeight="251689984" behindDoc="0" locked="0" layoutInCell="1" hidden="0" allowOverlap="1" wp14:anchorId="33366C0D" wp14:editId="49DC07AA">
            <wp:simplePos x="0" y="0"/>
            <wp:positionH relativeFrom="column">
              <wp:posOffset>57151</wp:posOffset>
            </wp:positionH>
            <wp:positionV relativeFrom="paragraph">
              <wp:posOffset>485775</wp:posOffset>
            </wp:positionV>
            <wp:extent cx="4692397" cy="3978762"/>
            <wp:effectExtent l="0" t="0" r="0" b="0"/>
            <wp:wrapNone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2397" cy="3978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2C310D" w14:textId="77777777" w:rsidR="00E879D8" w:rsidRDefault="00E879D8"/>
    <w:p w14:paraId="20628389" w14:textId="77777777" w:rsidR="00E879D8" w:rsidRDefault="00E879D8"/>
    <w:p w14:paraId="7E5CE101" w14:textId="77777777" w:rsidR="00E879D8" w:rsidRDefault="00E879D8"/>
    <w:p w14:paraId="4C30D315" w14:textId="77777777" w:rsidR="00E879D8" w:rsidRDefault="00E879D8"/>
    <w:p w14:paraId="081E9FE1" w14:textId="77777777" w:rsidR="00E879D8" w:rsidRDefault="00E879D8">
      <w:pPr>
        <w:pStyle w:val="Titre2"/>
        <w:rPr>
          <w:b/>
        </w:rPr>
      </w:pPr>
      <w:bookmarkStart w:id="133" w:name="_q104rbmss8bb" w:colFirst="0" w:colLast="0"/>
      <w:bookmarkEnd w:id="133"/>
    </w:p>
    <w:p w14:paraId="19E826A6" w14:textId="77777777" w:rsidR="00E879D8" w:rsidRDefault="00E879D8"/>
    <w:p w14:paraId="7A1F72B6" w14:textId="77777777" w:rsidR="00E879D8" w:rsidRDefault="00E879D8"/>
    <w:p w14:paraId="2380AA1A" w14:textId="77777777" w:rsidR="00E879D8" w:rsidRDefault="00E879D8"/>
    <w:p w14:paraId="1A0A7633" w14:textId="77777777" w:rsidR="00E879D8" w:rsidRDefault="00E879D8"/>
    <w:p w14:paraId="1E653255" w14:textId="77777777" w:rsidR="00E879D8" w:rsidRDefault="00E879D8"/>
    <w:p w14:paraId="2B48BC60" w14:textId="77777777" w:rsidR="00E879D8" w:rsidRDefault="00E879D8"/>
    <w:p w14:paraId="206F6C05" w14:textId="77777777" w:rsidR="00E879D8" w:rsidRDefault="00E879D8"/>
    <w:p w14:paraId="6D8FB7AF" w14:textId="77777777" w:rsidR="00E879D8" w:rsidRDefault="00E879D8"/>
    <w:p w14:paraId="3D86936F" w14:textId="77777777" w:rsidR="00E879D8" w:rsidRDefault="00000000">
      <w:pPr>
        <w:pStyle w:val="Titre2"/>
        <w:rPr>
          <w:b/>
        </w:rPr>
      </w:pPr>
      <w:bookmarkStart w:id="134" w:name="_74hpmobyhqdz" w:colFirst="0" w:colLast="0"/>
      <w:bookmarkEnd w:id="134"/>
      <w:r>
        <w:rPr>
          <w:b/>
        </w:rPr>
        <w:lastRenderedPageBreak/>
        <w:t>Exemples de code</w:t>
      </w:r>
    </w:p>
    <w:p w14:paraId="6ED2E1AA" w14:textId="77777777" w:rsidR="00E879D8" w:rsidRDefault="00E879D8"/>
    <w:p w14:paraId="2B281685" w14:textId="77777777" w:rsidR="00E879D8" w:rsidRDefault="00000000">
      <w:r>
        <w:t>Sérialisation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Désarialisation</w:t>
      </w:r>
      <w:proofErr w:type="spellEnd"/>
      <w:r>
        <w:rPr>
          <w:noProof/>
        </w:rPr>
        <w:drawing>
          <wp:anchor distT="114300" distB="114300" distL="114300" distR="114300" simplePos="0" relativeHeight="251691008" behindDoc="0" locked="0" layoutInCell="1" hidden="0" allowOverlap="1" wp14:anchorId="191ECF8A" wp14:editId="4E0C9F3F">
            <wp:simplePos x="0" y="0"/>
            <wp:positionH relativeFrom="column">
              <wp:posOffset>-790574</wp:posOffset>
            </wp:positionH>
            <wp:positionV relativeFrom="paragraph">
              <wp:posOffset>270463</wp:posOffset>
            </wp:positionV>
            <wp:extent cx="3595688" cy="4638675"/>
            <wp:effectExtent l="0" t="0" r="0" b="0"/>
            <wp:wrapNone/>
            <wp:docPr id="3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463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F4A530" w14:textId="77777777" w:rsidR="00E879D8" w:rsidRDefault="00000000">
      <w:r>
        <w:rPr>
          <w:noProof/>
        </w:rPr>
        <w:drawing>
          <wp:anchor distT="114300" distB="114300" distL="114300" distR="114300" simplePos="0" relativeHeight="251692032" behindDoc="0" locked="0" layoutInCell="1" hidden="0" allowOverlap="1" wp14:anchorId="554623FA" wp14:editId="7EDF23D4">
            <wp:simplePos x="0" y="0"/>
            <wp:positionH relativeFrom="column">
              <wp:posOffset>2809875</wp:posOffset>
            </wp:positionH>
            <wp:positionV relativeFrom="paragraph">
              <wp:posOffset>142875</wp:posOffset>
            </wp:positionV>
            <wp:extent cx="3852863" cy="4581525"/>
            <wp:effectExtent l="0" t="0" r="0" b="0"/>
            <wp:wrapNone/>
            <wp:docPr id="82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458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71F71C" w14:textId="77777777" w:rsidR="00E879D8" w:rsidRDefault="00E879D8"/>
    <w:p w14:paraId="3621AA64" w14:textId="77777777" w:rsidR="00E879D8" w:rsidRDefault="00E879D8"/>
    <w:p w14:paraId="4492812A" w14:textId="77777777" w:rsidR="00E879D8" w:rsidRDefault="00E879D8"/>
    <w:p w14:paraId="437202FF" w14:textId="77777777" w:rsidR="00E879D8" w:rsidRDefault="00E879D8"/>
    <w:p w14:paraId="07E9C935" w14:textId="77777777" w:rsidR="00E879D8" w:rsidRDefault="00E879D8"/>
    <w:p w14:paraId="2ED89E31" w14:textId="77777777" w:rsidR="00E879D8" w:rsidRDefault="00E879D8"/>
    <w:p w14:paraId="47399086" w14:textId="77777777" w:rsidR="00E879D8" w:rsidRDefault="00E879D8"/>
    <w:p w14:paraId="066A2C8A" w14:textId="77777777" w:rsidR="00E879D8" w:rsidRDefault="00E879D8"/>
    <w:p w14:paraId="323B6507" w14:textId="77777777" w:rsidR="00E879D8" w:rsidRDefault="00E879D8"/>
    <w:p w14:paraId="2B9F8E8B" w14:textId="77777777" w:rsidR="00E879D8" w:rsidRDefault="00E879D8"/>
    <w:p w14:paraId="232C2B89" w14:textId="77777777" w:rsidR="00E879D8" w:rsidRDefault="00E879D8"/>
    <w:p w14:paraId="708EF3B8" w14:textId="77777777" w:rsidR="00E879D8" w:rsidRDefault="00E879D8"/>
    <w:p w14:paraId="3728C897" w14:textId="77777777" w:rsidR="00E879D8" w:rsidRDefault="00E879D8"/>
    <w:p w14:paraId="32A40E51" w14:textId="77777777" w:rsidR="00E879D8" w:rsidRDefault="00E879D8"/>
    <w:p w14:paraId="5AC5FB83" w14:textId="77777777" w:rsidR="00E879D8" w:rsidRDefault="00E879D8"/>
    <w:p w14:paraId="784EB25E" w14:textId="77777777" w:rsidR="00E879D8" w:rsidRDefault="00E879D8"/>
    <w:p w14:paraId="7E1DC1EC" w14:textId="77777777" w:rsidR="00E879D8" w:rsidRDefault="00E879D8"/>
    <w:p w14:paraId="56A56BA6" w14:textId="77777777" w:rsidR="00E879D8" w:rsidRDefault="00E879D8"/>
    <w:p w14:paraId="231FB552" w14:textId="77777777" w:rsidR="00E879D8" w:rsidRDefault="00E879D8"/>
    <w:p w14:paraId="127BC17D" w14:textId="77777777" w:rsidR="00E879D8" w:rsidRDefault="00E879D8"/>
    <w:p w14:paraId="30BAA2D1" w14:textId="77777777" w:rsidR="00E879D8" w:rsidRDefault="00E879D8"/>
    <w:p w14:paraId="0304ED91" w14:textId="77777777" w:rsidR="00E879D8" w:rsidRDefault="00E879D8"/>
    <w:p w14:paraId="6F1A8BA5" w14:textId="77777777" w:rsidR="00E879D8" w:rsidRDefault="00E879D8"/>
    <w:p w14:paraId="686C2D15" w14:textId="77777777" w:rsidR="00E879D8" w:rsidRDefault="00E879D8"/>
    <w:p w14:paraId="190A5E04" w14:textId="77777777" w:rsidR="00E879D8" w:rsidRDefault="00E879D8"/>
    <w:p w14:paraId="3DC57BB2" w14:textId="77777777" w:rsidR="00E879D8" w:rsidRDefault="00E879D8"/>
    <w:p w14:paraId="5C273700" w14:textId="77777777" w:rsidR="00E879D8" w:rsidRDefault="00E879D8"/>
    <w:p w14:paraId="6775E4F2" w14:textId="77777777" w:rsidR="00E879D8" w:rsidRDefault="00E879D8"/>
    <w:p w14:paraId="30DD11F9" w14:textId="77777777" w:rsidR="00E879D8" w:rsidRDefault="00E879D8"/>
    <w:p w14:paraId="2C07532D" w14:textId="77777777" w:rsidR="00E879D8" w:rsidRDefault="00000000">
      <w:pPr>
        <w:pStyle w:val="Titre2"/>
        <w:rPr>
          <w:b/>
        </w:rPr>
      </w:pPr>
      <w:bookmarkStart w:id="135" w:name="_umj0vdkqk9iw" w:colFirst="0" w:colLast="0"/>
      <w:bookmarkEnd w:id="135"/>
      <w:r>
        <w:rPr>
          <w:b/>
        </w:rPr>
        <w:t>Le glisser/déposer (Drag-and-Drop)</w:t>
      </w:r>
    </w:p>
    <w:p w14:paraId="300EB765" w14:textId="77777777" w:rsidR="00E879D8" w:rsidRDefault="00E879D8"/>
    <w:p w14:paraId="3F9E738F" w14:textId="77777777" w:rsidR="00E879D8" w:rsidRDefault="00000000">
      <w:r>
        <w:t xml:space="preserve">Définition </w:t>
      </w:r>
    </w:p>
    <w:p w14:paraId="3CC414EF" w14:textId="77777777" w:rsidR="00E879D8" w:rsidRDefault="00E879D8"/>
    <w:p w14:paraId="4963E273" w14:textId="77777777" w:rsidR="00E879D8" w:rsidRDefault="00000000">
      <w:r>
        <w:t xml:space="preserve">Principe en </w:t>
      </w:r>
      <w:proofErr w:type="spellStart"/>
      <w:r>
        <w:t>JavaFX</w:t>
      </w:r>
      <w:proofErr w:type="spellEnd"/>
      <w:r>
        <w:t xml:space="preserve"> </w:t>
      </w:r>
    </w:p>
    <w:p w14:paraId="17F33683" w14:textId="77777777" w:rsidR="00E879D8" w:rsidRDefault="00E879D8"/>
    <w:p w14:paraId="687F062C" w14:textId="77777777" w:rsidR="00E879D8" w:rsidRDefault="00000000">
      <w:r>
        <w:t xml:space="preserve">Focus sur le Drag and Drop (ou </w:t>
      </w:r>
      <w:proofErr w:type="spellStart"/>
      <w:r>
        <w:t>DnD</w:t>
      </w:r>
      <w:proofErr w:type="spellEnd"/>
      <w:r>
        <w:t xml:space="preserve">) </w:t>
      </w:r>
    </w:p>
    <w:p w14:paraId="6C1CA3DE" w14:textId="77777777" w:rsidR="00E879D8" w:rsidRDefault="00000000">
      <w:pPr>
        <w:numPr>
          <w:ilvl w:val="0"/>
          <w:numId w:val="109"/>
        </w:numPr>
      </w:pPr>
      <w:r>
        <w:t xml:space="preserve">Initier un </w:t>
      </w:r>
      <w:proofErr w:type="spellStart"/>
      <w:r>
        <w:t>DnD</w:t>
      </w:r>
      <w:proofErr w:type="spellEnd"/>
      <w:r>
        <w:t xml:space="preserve"> </w:t>
      </w:r>
    </w:p>
    <w:p w14:paraId="21C76C58" w14:textId="77777777" w:rsidR="00E879D8" w:rsidRDefault="00000000">
      <w:pPr>
        <w:numPr>
          <w:ilvl w:val="0"/>
          <w:numId w:val="109"/>
        </w:numPr>
      </w:pPr>
      <w:r>
        <w:t xml:space="preserve">Transfert de données </w:t>
      </w:r>
    </w:p>
    <w:p w14:paraId="7A9426A2" w14:textId="77777777" w:rsidR="00E879D8" w:rsidRDefault="00000000">
      <w:pPr>
        <w:numPr>
          <w:ilvl w:val="0"/>
          <w:numId w:val="109"/>
        </w:numPr>
      </w:pPr>
      <w:r>
        <w:t xml:space="preserve">Évènements lors d’un </w:t>
      </w:r>
      <w:proofErr w:type="spellStart"/>
      <w:r>
        <w:t>DnD</w:t>
      </w:r>
      <w:proofErr w:type="spellEnd"/>
      <w:r>
        <w:t xml:space="preserve"> </w:t>
      </w:r>
    </w:p>
    <w:p w14:paraId="209B1DAC" w14:textId="77777777" w:rsidR="00E879D8" w:rsidRDefault="00000000">
      <w:pPr>
        <w:pStyle w:val="Titre2"/>
        <w:rPr>
          <w:b/>
        </w:rPr>
      </w:pPr>
      <w:bookmarkStart w:id="136" w:name="_wxqtveryow6x" w:colFirst="0" w:colLast="0"/>
      <w:bookmarkEnd w:id="136"/>
      <w:r>
        <w:rPr>
          <w:b/>
        </w:rPr>
        <w:lastRenderedPageBreak/>
        <w:t>Définition</w:t>
      </w:r>
    </w:p>
    <w:p w14:paraId="79CE1D08" w14:textId="77777777" w:rsidR="00E879D8" w:rsidRDefault="00000000">
      <w:r>
        <w:t xml:space="preserve">Technique permettant à l’utilisateur de sélectionner un objet à l’écran, le déplacer jusqu’à une autre position, puis le lâcher pour déclencher une action sur cet objet. </w:t>
      </w:r>
    </w:p>
    <w:p w14:paraId="733CBC08" w14:textId="77777777" w:rsidR="00E879D8" w:rsidRDefault="00E879D8"/>
    <w:p w14:paraId="7C06701F" w14:textId="77777777" w:rsidR="00E879D8" w:rsidRDefault="00000000">
      <w:r>
        <w:t xml:space="preserve">Manipulation pouvant être faite à partir de la souris ou du doigt (tactile). </w:t>
      </w:r>
    </w:p>
    <w:p w14:paraId="1E0840C9" w14:textId="77777777" w:rsidR="00E879D8" w:rsidRDefault="00E879D8"/>
    <w:p w14:paraId="3DAA2BAC" w14:textId="77777777" w:rsidR="00E879D8" w:rsidRDefault="00000000">
      <w:r>
        <w:t xml:space="preserve">Procédé aujourd’hui très largement implanté dans les interfaces graphiques des mobiles et tablettes, ainsi que dans les ordinateurs. C’est un élément-clé de l’ergonomie des interfaces utilisateur modernes (simplicité du geste). </w:t>
      </w:r>
    </w:p>
    <w:p w14:paraId="445A385B" w14:textId="77777777" w:rsidR="00E879D8" w:rsidRDefault="00E879D8"/>
    <w:p w14:paraId="5430D0DA" w14:textId="77777777" w:rsidR="00E879D8" w:rsidRDefault="00000000">
      <w:r>
        <w:t xml:space="preserve">Eléments personnalisables : le curseur de la souris, les éléments qui peuvent être déplacés, la façon dont ceux-ci sont signalés et les éléments qui peuvent servir de destination. </w:t>
      </w:r>
    </w:p>
    <w:p w14:paraId="6FC91435" w14:textId="77777777" w:rsidR="00E879D8" w:rsidRDefault="00E879D8"/>
    <w:p w14:paraId="10192D5E" w14:textId="77777777" w:rsidR="00E879D8" w:rsidRDefault="00000000">
      <w:r>
        <w:t xml:space="preserve">Quelques usages : </w:t>
      </w:r>
    </w:p>
    <w:p w14:paraId="30EE2938" w14:textId="77777777" w:rsidR="00E879D8" w:rsidRDefault="00000000">
      <w:pPr>
        <w:numPr>
          <w:ilvl w:val="0"/>
          <w:numId w:val="17"/>
        </w:numPr>
      </w:pPr>
      <w:proofErr w:type="gramStart"/>
      <w:r>
        <w:t>copier</w:t>
      </w:r>
      <w:proofErr w:type="gramEnd"/>
      <w:r>
        <w:t xml:space="preserve"> / déplacer / ouvrir un élément / effacer / désinstaller / imprimer </w:t>
      </w:r>
    </w:p>
    <w:p w14:paraId="3BB01A6B" w14:textId="77777777" w:rsidR="00E879D8" w:rsidRDefault="00000000">
      <w:pPr>
        <w:numPr>
          <w:ilvl w:val="0"/>
          <w:numId w:val="17"/>
        </w:numPr>
      </w:pPr>
      <w:r>
        <w:t xml:space="preserve">Applications qui prennent en charge cette technique : </w:t>
      </w:r>
    </w:p>
    <w:p w14:paraId="6DF242E0" w14:textId="77777777" w:rsidR="00E879D8" w:rsidRDefault="00000000">
      <w:pPr>
        <w:numPr>
          <w:ilvl w:val="0"/>
          <w:numId w:val="17"/>
        </w:numPr>
      </w:pPr>
      <w:proofErr w:type="gramStart"/>
      <w:r>
        <w:t>systèmes</w:t>
      </w:r>
      <w:proofErr w:type="gramEnd"/>
      <w:r>
        <w:t xml:space="preserve"> d’exploitation, éditeurs de texte, navigateurs, etc.</w:t>
      </w:r>
    </w:p>
    <w:p w14:paraId="01FC7A93" w14:textId="77777777" w:rsidR="00E879D8" w:rsidRDefault="00E879D8"/>
    <w:p w14:paraId="4DF6FBCB" w14:textId="77777777" w:rsidR="00E879D8" w:rsidRDefault="00000000">
      <w:pPr>
        <w:pStyle w:val="Titre2"/>
        <w:rPr>
          <w:b/>
        </w:rPr>
      </w:pPr>
      <w:bookmarkStart w:id="137" w:name="_yor38pa4a0ph" w:colFirst="0" w:colLast="0"/>
      <w:bookmarkEnd w:id="137"/>
      <w:r>
        <w:rPr>
          <w:b/>
        </w:rPr>
        <w:t xml:space="preserve">Principe en </w:t>
      </w:r>
      <w:proofErr w:type="spellStart"/>
      <w:r>
        <w:rPr>
          <w:b/>
        </w:rPr>
        <w:t>JavaFX</w:t>
      </w:r>
      <w:proofErr w:type="spellEnd"/>
    </w:p>
    <w:p w14:paraId="172682E7" w14:textId="77777777" w:rsidR="00E879D8" w:rsidRDefault="00E879D8"/>
    <w:p w14:paraId="3B788E77" w14:textId="77777777" w:rsidR="00E879D8" w:rsidRDefault="00000000">
      <w:pPr>
        <w:numPr>
          <w:ilvl w:val="0"/>
          <w:numId w:val="64"/>
        </w:numPr>
      </w:pPr>
      <w:proofErr w:type="spellStart"/>
      <w:r>
        <w:t>Press</w:t>
      </w:r>
      <w:proofErr w:type="spellEnd"/>
      <w:r>
        <w:t xml:space="preserve"> : l'utilisateur clique avec la souris, sur un composant source (</w:t>
      </w:r>
      <w:proofErr w:type="spellStart"/>
      <w:r>
        <w:t>Scene</w:t>
      </w:r>
      <w:proofErr w:type="spellEnd"/>
      <w:r>
        <w:t>, Node).</w:t>
      </w:r>
    </w:p>
    <w:p w14:paraId="1AFE4E10" w14:textId="77777777" w:rsidR="00E879D8" w:rsidRDefault="00000000">
      <w:pPr>
        <w:numPr>
          <w:ilvl w:val="0"/>
          <w:numId w:val="64"/>
        </w:numPr>
      </w:pPr>
      <w:r>
        <w:rPr>
          <w:rFonts w:ascii="Arial Unicode MS" w:eastAsia="Arial Unicode MS" w:hAnsi="Arial Unicode MS" w:cs="Arial Unicode MS"/>
        </w:rPr>
        <w:t xml:space="preserve"> Drag : l’utilisateur effectue un déplacement tout en maintenant le bouton de la souris enfoncé → déclenche un événement de type </w:t>
      </w:r>
      <w:r>
        <w:t xml:space="preserve">DRAG_DETECTED. </w:t>
      </w:r>
    </w:p>
    <w:p w14:paraId="290585B2" w14:textId="77777777" w:rsidR="00E879D8" w:rsidRDefault="00000000">
      <w:pPr>
        <w:numPr>
          <w:ilvl w:val="0"/>
          <w:numId w:val="64"/>
        </w:numPr>
      </w:pPr>
      <w:r>
        <w:t>Release : l’utilisateur relâche le bouton de la souris</w:t>
      </w:r>
      <w:r>
        <w:rPr>
          <w:noProof/>
        </w:rPr>
        <w:drawing>
          <wp:anchor distT="114300" distB="114300" distL="114300" distR="114300" simplePos="0" relativeHeight="251693056" behindDoc="0" locked="0" layoutInCell="1" hidden="0" allowOverlap="1" wp14:anchorId="516E7F70" wp14:editId="171BDC9B">
            <wp:simplePos x="0" y="0"/>
            <wp:positionH relativeFrom="column">
              <wp:posOffset>-485774</wp:posOffset>
            </wp:positionH>
            <wp:positionV relativeFrom="paragraph">
              <wp:posOffset>200025</wp:posOffset>
            </wp:positionV>
            <wp:extent cx="5881688" cy="2820354"/>
            <wp:effectExtent l="0" t="0" r="0" b="0"/>
            <wp:wrapNone/>
            <wp:docPr id="39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2820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E6B4E3" w14:textId="77777777" w:rsidR="00E879D8" w:rsidRDefault="00E879D8"/>
    <w:p w14:paraId="54B63D48" w14:textId="77777777" w:rsidR="00E879D8" w:rsidRDefault="00E879D8"/>
    <w:p w14:paraId="6E59E4AC" w14:textId="77777777" w:rsidR="00E879D8" w:rsidRDefault="00E879D8"/>
    <w:p w14:paraId="09A67B72" w14:textId="77777777" w:rsidR="00E879D8" w:rsidRDefault="00E879D8"/>
    <w:p w14:paraId="52DA79B0" w14:textId="77777777" w:rsidR="00E879D8" w:rsidRDefault="00E879D8"/>
    <w:p w14:paraId="227B3466" w14:textId="77777777" w:rsidR="00E879D8" w:rsidRDefault="00E879D8"/>
    <w:p w14:paraId="6B95F043" w14:textId="77777777" w:rsidR="00E879D8" w:rsidRDefault="00E879D8"/>
    <w:p w14:paraId="722F37EB" w14:textId="77777777" w:rsidR="00E879D8" w:rsidRDefault="00E879D8"/>
    <w:p w14:paraId="18811CB2" w14:textId="77777777" w:rsidR="00E879D8" w:rsidRDefault="00E879D8"/>
    <w:p w14:paraId="2C36A8EA" w14:textId="77777777" w:rsidR="00E879D8" w:rsidRDefault="00E879D8"/>
    <w:p w14:paraId="47FAE117" w14:textId="77777777" w:rsidR="00E879D8" w:rsidRDefault="00E879D8"/>
    <w:p w14:paraId="7E99FF27" w14:textId="77777777" w:rsidR="00E879D8" w:rsidRDefault="00E879D8"/>
    <w:p w14:paraId="74DE662A" w14:textId="77777777" w:rsidR="00E879D8" w:rsidRDefault="00E879D8"/>
    <w:p w14:paraId="130241C9" w14:textId="77777777" w:rsidR="00E879D8" w:rsidRDefault="00E879D8"/>
    <w:p w14:paraId="58A27E7B" w14:textId="77777777" w:rsidR="00E879D8" w:rsidRDefault="00E879D8"/>
    <w:p w14:paraId="6CDB12F1" w14:textId="77777777" w:rsidR="00E879D8" w:rsidRDefault="00000000">
      <w:pPr>
        <w:pStyle w:val="Titre2"/>
        <w:rPr>
          <w:b/>
        </w:rPr>
      </w:pPr>
      <w:bookmarkStart w:id="138" w:name="_574pmkhhff2b" w:colFirst="0" w:colLast="0"/>
      <w:bookmarkEnd w:id="138"/>
      <w:r>
        <w:rPr>
          <w:b/>
        </w:rPr>
        <w:t xml:space="preserve">Focus sur le Drag and Drop (ou </w:t>
      </w:r>
      <w:proofErr w:type="spellStart"/>
      <w:r>
        <w:rPr>
          <w:b/>
        </w:rPr>
        <w:t>DnD</w:t>
      </w:r>
      <w:proofErr w:type="spellEnd"/>
      <w:r>
        <w:rPr>
          <w:b/>
        </w:rPr>
        <w:t xml:space="preserve">) </w:t>
      </w:r>
    </w:p>
    <w:p w14:paraId="2B7294B9" w14:textId="77777777" w:rsidR="00E879D8" w:rsidRDefault="00E879D8"/>
    <w:p w14:paraId="65C049B5" w14:textId="77777777" w:rsidR="00E879D8" w:rsidRDefault="00000000">
      <w:r>
        <w:t xml:space="preserve">C’est un transfert entre 2 objets : une source et une cible. </w:t>
      </w:r>
    </w:p>
    <w:p w14:paraId="1CD8900E" w14:textId="77777777" w:rsidR="00E879D8" w:rsidRDefault="00000000">
      <w:r>
        <w:lastRenderedPageBreak/>
        <w:t xml:space="preserve">Cela peut se faire entre : </w:t>
      </w:r>
    </w:p>
    <w:p w14:paraId="3B1B20C2" w14:textId="77777777" w:rsidR="00E879D8" w:rsidRDefault="00000000">
      <w:pPr>
        <w:numPr>
          <w:ilvl w:val="0"/>
          <w:numId w:val="106"/>
        </w:numPr>
      </w:pPr>
      <w:proofErr w:type="gramStart"/>
      <w:r>
        <w:t>des</w:t>
      </w:r>
      <w:proofErr w:type="gramEnd"/>
      <w:r>
        <w:t xml:space="preserve"> composants d’une même application </w:t>
      </w:r>
      <w:proofErr w:type="spellStart"/>
      <w:r>
        <w:t>JavaFX</w:t>
      </w:r>
      <w:proofErr w:type="spellEnd"/>
      <w:r>
        <w:t xml:space="preserve"> (Node ou </w:t>
      </w:r>
      <w:proofErr w:type="spellStart"/>
      <w:r>
        <w:t>Scene</w:t>
      </w:r>
      <w:proofErr w:type="spellEnd"/>
      <w:r>
        <w:t xml:space="preserve">). </w:t>
      </w:r>
    </w:p>
    <w:p w14:paraId="1AC48ABF" w14:textId="77777777" w:rsidR="00E879D8" w:rsidRDefault="00000000">
      <w:pPr>
        <w:numPr>
          <w:ilvl w:val="0"/>
          <w:numId w:val="106"/>
        </w:numPr>
      </w:pPr>
      <w:proofErr w:type="gramStart"/>
      <w:r>
        <w:t>deux</w:t>
      </w:r>
      <w:proofErr w:type="gramEnd"/>
      <w:r>
        <w:t xml:space="preserve"> applications Java distinctes : votre application </w:t>
      </w:r>
      <w:proofErr w:type="spellStart"/>
      <w:r>
        <w:t>JavaFX</w:t>
      </w:r>
      <w:proofErr w:type="spellEnd"/>
      <w:r>
        <w:t xml:space="preserve"> et un autre client Java (qui n’est pas forcément en </w:t>
      </w:r>
      <w:proofErr w:type="spellStart"/>
      <w:r>
        <w:t>JavaFX</w:t>
      </w:r>
      <w:proofErr w:type="spellEnd"/>
      <w:r>
        <w:t xml:space="preserve">). </w:t>
      </w:r>
    </w:p>
    <w:p w14:paraId="010B73D1" w14:textId="77777777" w:rsidR="00E879D8" w:rsidRDefault="00000000">
      <w:pPr>
        <w:numPr>
          <w:ilvl w:val="0"/>
          <w:numId w:val="106"/>
        </w:numPr>
      </w:pPr>
      <w:proofErr w:type="gramStart"/>
      <w:r>
        <w:t>votre</w:t>
      </w:r>
      <w:proofErr w:type="gramEnd"/>
      <w:r>
        <w:t xml:space="preserve"> application </w:t>
      </w:r>
      <w:proofErr w:type="spellStart"/>
      <w:r>
        <w:t>JavaFX</w:t>
      </w:r>
      <w:proofErr w:type="spellEnd"/>
      <w:r>
        <w:t xml:space="preserve"> et une application tierce (native). </w:t>
      </w:r>
    </w:p>
    <w:p w14:paraId="2F66D5C5" w14:textId="77777777" w:rsidR="00E879D8" w:rsidRDefault="00000000">
      <w:pPr>
        <w:ind w:firstLine="720"/>
      </w:pPr>
      <w:r>
        <w:rPr>
          <w:noProof/>
        </w:rPr>
        <w:drawing>
          <wp:inline distT="114300" distB="114300" distL="114300" distR="114300" wp14:anchorId="22EAF5E2" wp14:editId="2AE7B532">
            <wp:extent cx="3910013" cy="575436"/>
            <wp:effectExtent l="0" t="0" r="0" b="0"/>
            <wp:docPr id="84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575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3ACEE" w14:textId="77777777" w:rsidR="00E879D8" w:rsidRDefault="00E879D8"/>
    <w:p w14:paraId="4EADD494" w14:textId="77777777" w:rsidR="00E879D8" w:rsidRDefault="00000000">
      <w:r>
        <w:t xml:space="preserve">Se base sur l’évènement </w:t>
      </w:r>
      <w:proofErr w:type="spellStart"/>
      <w:proofErr w:type="gramStart"/>
      <w:r>
        <w:t>javafx.scene</w:t>
      </w:r>
      <w:proofErr w:type="gramEnd"/>
      <w:r>
        <w:t>.</w:t>
      </w:r>
      <w:proofErr w:type="gramStart"/>
      <w:r>
        <w:t>input.</w:t>
      </w:r>
      <w:r>
        <w:rPr>
          <w:b/>
        </w:rPr>
        <w:t>DragEvent</w:t>
      </w:r>
      <w:proofErr w:type="spellEnd"/>
      <w:proofErr w:type="gramEnd"/>
      <w:r>
        <w:t xml:space="preserve"> </w:t>
      </w:r>
    </w:p>
    <w:p w14:paraId="7DC1171A" w14:textId="77777777" w:rsidR="00E879D8" w:rsidRDefault="00E879D8">
      <w:hyperlink r:id="rId90">
        <w:proofErr w:type="spellStart"/>
        <w:r>
          <w:rPr>
            <w:color w:val="1155CC"/>
            <w:u w:val="single"/>
          </w:rPr>
          <w:t>DragEvent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73A0472A" w14:textId="77777777" w:rsidR="00E879D8" w:rsidRDefault="00E879D8"/>
    <w:p w14:paraId="66D706DF" w14:textId="77777777" w:rsidR="00E879D8" w:rsidRDefault="00000000">
      <w:r>
        <w:t xml:space="preserve">Récupérer la source : final </w:t>
      </w:r>
      <w:r>
        <w:rPr>
          <w:b/>
        </w:rPr>
        <w:t xml:space="preserve">Object </w:t>
      </w:r>
      <w:r>
        <w:t xml:space="preserve">source = </w:t>
      </w:r>
      <w:proofErr w:type="spellStart"/>
      <w:r>
        <w:t>dragEvent.</w:t>
      </w:r>
      <w:r>
        <w:rPr>
          <w:b/>
        </w:rPr>
        <w:t>getGestureSource</w:t>
      </w:r>
      <w:proofErr w:type="spellEnd"/>
      <w:r>
        <w:t>(</w:t>
      </w:r>
      <w:proofErr w:type="gramStart"/>
      <w:r>
        <w:t>);</w:t>
      </w:r>
      <w:proofErr w:type="gramEnd"/>
      <w:r>
        <w:t xml:space="preserve"> </w:t>
      </w:r>
    </w:p>
    <w:p w14:paraId="622F9983" w14:textId="77777777" w:rsidR="00E879D8" w:rsidRDefault="00E879D8"/>
    <w:p w14:paraId="57212422" w14:textId="77777777" w:rsidR="00E879D8" w:rsidRDefault="00000000">
      <w:r>
        <w:t xml:space="preserve">Les données sont </w:t>
      </w:r>
      <w:proofErr w:type="gramStart"/>
      <w:r>
        <w:t>transférés</w:t>
      </w:r>
      <w:proofErr w:type="gramEnd"/>
      <w:r>
        <w:t xml:space="preserve"> via un </w:t>
      </w:r>
      <w:proofErr w:type="spellStart"/>
      <w:r>
        <w:t>dragboard</w:t>
      </w:r>
      <w:proofErr w:type="spellEnd"/>
      <w:r>
        <w:t xml:space="preserve"> (même principe que le presse-papier). </w:t>
      </w:r>
    </w:p>
    <w:p w14:paraId="2D741B9F" w14:textId="77777777" w:rsidR="00E879D8" w:rsidRDefault="00E879D8"/>
    <w:p w14:paraId="5A54727C" w14:textId="77777777" w:rsidR="00E879D8" w:rsidRDefault="00000000">
      <w:r>
        <w:t xml:space="preserve">Différents modes de transferts sont disponibles (copier, déplacer, etc.). </w:t>
      </w:r>
    </w:p>
    <w:p w14:paraId="74B8E313" w14:textId="77777777" w:rsidR="00E879D8" w:rsidRDefault="00E879D8"/>
    <w:p w14:paraId="73EC3C8C" w14:textId="77777777" w:rsidR="00E879D8" w:rsidRDefault="00000000">
      <w:r>
        <w:t>Différents types de données peuvent être transférées, telles que : du texte, des images, des URLs, des fichiers, du contenu binaire, etc.</w:t>
      </w:r>
    </w:p>
    <w:p w14:paraId="48DBAF62" w14:textId="77777777" w:rsidR="00E879D8" w:rsidRDefault="00000000">
      <w:pPr>
        <w:pStyle w:val="Titre2"/>
        <w:rPr>
          <w:b/>
        </w:rPr>
      </w:pPr>
      <w:bookmarkStart w:id="139" w:name="_9op2o8fehyav" w:colFirst="0" w:colLast="0"/>
      <w:bookmarkEnd w:id="139"/>
      <w:r>
        <w:rPr>
          <w:b/>
        </w:rPr>
        <w:t xml:space="preserve">Initier un </w:t>
      </w:r>
      <w:proofErr w:type="spellStart"/>
      <w:r>
        <w:rPr>
          <w:b/>
        </w:rPr>
        <w:t>DnD</w:t>
      </w:r>
      <w:proofErr w:type="spellEnd"/>
      <w:r>
        <w:rPr>
          <w:b/>
        </w:rPr>
        <w:t xml:space="preserve"> sur une source</w:t>
      </w:r>
    </w:p>
    <w:p w14:paraId="2EE42B6D" w14:textId="77777777" w:rsidR="00E879D8" w:rsidRDefault="00E879D8"/>
    <w:p w14:paraId="0262D2DD" w14:textId="77777777" w:rsidR="00E879D8" w:rsidRDefault="00000000">
      <w:r>
        <w:t xml:space="preserve">La détection est basée sur la combinaison d’un clic et d’un déplacement de la souris (bouton maintenu enfoncé) : un évènement de type DRAG_DETECTED sera déclenché sur la source potentielle de la </w:t>
      </w:r>
      <w:proofErr w:type="spellStart"/>
      <w:r>
        <w:t>gesture</w:t>
      </w:r>
      <w:proofErr w:type="spellEnd"/>
      <w:r>
        <w:t xml:space="preserve"> (l’objet cliqué).</w:t>
      </w:r>
    </w:p>
    <w:p w14:paraId="244008BB" w14:textId="77777777" w:rsidR="00E879D8" w:rsidRDefault="00E879D8"/>
    <w:p w14:paraId="479BBA5D" w14:textId="77777777" w:rsidR="00E879D8" w:rsidRDefault="00000000">
      <w:r>
        <w:t xml:space="preserve">Rattacher un Event Handler pour traiter cet évènement : il faut alors appeler la méthode </w:t>
      </w:r>
      <w:proofErr w:type="spellStart"/>
      <w:r>
        <w:t>startDragAndDrop</w:t>
      </w:r>
      <w:proofErr w:type="spellEnd"/>
      <w:r>
        <w:t xml:space="preserve"> (en précisant les </w:t>
      </w:r>
      <w:proofErr w:type="spellStart"/>
      <w:r>
        <w:t>TransferMode</w:t>
      </w:r>
      <w:proofErr w:type="spellEnd"/>
      <w:r>
        <w:t xml:space="preserve"> en paramètre) : </w:t>
      </w:r>
    </w:p>
    <w:p w14:paraId="3C4956C1" w14:textId="77777777" w:rsidR="00E879D8" w:rsidRDefault="00000000">
      <w:pPr>
        <w:numPr>
          <w:ilvl w:val="0"/>
          <w:numId w:val="99"/>
        </w:numPr>
      </w:pPr>
      <w:proofErr w:type="gramStart"/>
      <w:r>
        <w:t>bascule</w:t>
      </w:r>
      <w:proofErr w:type="gramEnd"/>
      <w:r>
        <w:t xml:space="preserve"> la </w:t>
      </w:r>
      <w:proofErr w:type="spellStart"/>
      <w:r>
        <w:t>gesture</w:t>
      </w:r>
      <w:proofErr w:type="spellEnd"/>
      <w:r>
        <w:t xml:space="preserve"> en mode drag-and-drop </w:t>
      </w:r>
    </w:p>
    <w:p w14:paraId="64920333" w14:textId="77777777" w:rsidR="00E879D8" w:rsidRDefault="00000000">
      <w:pPr>
        <w:numPr>
          <w:ilvl w:val="0"/>
          <w:numId w:val="99"/>
        </w:numPr>
      </w:pPr>
      <w:proofErr w:type="gramStart"/>
      <w:r>
        <w:t>des</w:t>
      </w:r>
      <w:proofErr w:type="gramEnd"/>
      <w:r>
        <w:t xml:space="preserve"> évènements de type </w:t>
      </w:r>
      <w:proofErr w:type="spellStart"/>
      <w:r>
        <w:t>DragEvent</w:t>
      </w:r>
      <w:proofErr w:type="spellEnd"/>
      <w:r>
        <w:t xml:space="preserve"> seront délivrés par le système </w:t>
      </w:r>
    </w:p>
    <w:p w14:paraId="5091BA9B" w14:textId="77777777" w:rsidR="00E879D8" w:rsidRDefault="00000000">
      <w:pPr>
        <w:numPr>
          <w:ilvl w:val="0"/>
          <w:numId w:val="99"/>
        </w:numPr>
      </w:pPr>
      <w:proofErr w:type="gramStart"/>
      <w:r>
        <w:t>retourne</w:t>
      </w:r>
      <w:proofErr w:type="gramEnd"/>
      <w:r>
        <w:t xml:space="preserve"> un objet </w:t>
      </w:r>
      <w:proofErr w:type="spellStart"/>
      <w:r>
        <w:t>Dragboard</w:t>
      </w:r>
      <w:proofErr w:type="spellEnd"/>
      <w:r>
        <w:t xml:space="preserve"> permettant d’y associer un contenu de type </w:t>
      </w:r>
      <w:proofErr w:type="spellStart"/>
      <w:r>
        <w:t>ClipboardContent</w:t>
      </w:r>
      <w:proofErr w:type="spellEnd"/>
      <w:r>
        <w:t xml:space="preserve"> (encapsule les données à transférer).</w:t>
      </w:r>
    </w:p>
    <w:p w14:paraId="01B0A88D" w14:textId="77777777" w:rsidR="00E879D8" w:rsidRDefault="00E879D8"/>
    <w:p w14:paraId="713ECD56" w14:textId="77777777" w:rsidR="00E879D8" w:rsidRDefault="00000000">
      <w:r>
        <w:t xml:space="preserve">Le </w:t>
      </w:r>
      <w:proofErr w:type="spellStart"/>
      <w:r>
        <w:t>DnD</w:t>
      </w:r>
      <w:proofErr w:type="spellEnd"/>
      <w:r>
        <w:t xml:space="preserve"> ne démarrera pas si le contenu du </w:t>
      </w:r>
      <w:proofErr w:type="spellStart"/>
      <w:r>
        <w:t>Dragboard</w:t>
      </w:r>
      <w:proofErr w:type="spellEnd"/>
      <w:r>
        <w:t xml:space="preserve"> reste vide</w:t>
      </w:r>
    </w:p>
    <w:p w14:paraId="11584B37" w14:textId="77777777" w:rsidR="00E879D8" w:rsidRDefault="00000000">
      <w:r>
        <w:rPr>
          <w:noProof/>
        </w:rPr>
        <w:drawing>
          <wp:anchor distT="114300" distB="114300" distL="114300" distR="114300" simplePos="0" relativeHeight="251694080" behindDoc="0" locked="0" layoutInCell="1" hidden="0" allowOverlap="1" wp14:anchorId="161F0DB1" wp14:editId="405D0090">
            <wp:simplePos x="0" y="0"/>
            <wp:positionH relativeFrom="column">
              <wp:posOffset>-685799</wp:posOffset>
            </wp:positionH>
            <wp:positionV relativeFrom="paragraph">
              <wp:posOffset>139112</wp:posOffset>
            </wp:positionV>
            <wp:extent cx="6986588" cy="2554009"/>
            <wp:effectExtent l="0" t="0" r="0" b="0"/>
            <wp:wrapNone/>
            <wp:docPr id="107" name="image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86588" cy="25540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4A47D6" w14:textId="77777777" w:rsidR="00E879D8" w:rsidRDefault="00E879D8"/>
    <w:p w14:paraId="53B2A1D3" w14:textId="77777777" w:rsidR="00E879D8" w:rsidRDefault="00E879D8"/>
    <w:p w14:paraId="06F707A1" w14:textId="77777777" w:rsidR="00E879D8" w:rsidRDefault="00E879D8"/>
    <w:p w14:paraId="4DEC6C27" w14:textId="77777777" w:rsidR="00E879D8" w:rsidRDefault="00E879D8"/>
    <w:p w14:paraId="01FDE4A5" w14:textId="77777777" w:rsidR="00E879D8" w:rsidRDefault="00E879D8"/>
    <w:p w14:paraId="04394491" w14:textId="77777777" w:rsidR="00E879D8" w:rsidRDefault="00E879D8"/>
    <w:p w14:paraId="2408321E" w14:textId="77777777" w:rsidR="00E879D8" w:rsidRDefault="00E879D8"/>
    <w:p w14:paraId="69775F49" w14:textId="77777777" w:rsidR="00E879D8" w:rsidRDefault="00E879D8"/>
    <w:p w14:paraId="238F5F88" w14:textId="77777777" w:rsidR="00E879D8" w:rsidRDefault="00E879D8"/>
    <w:p w14:paraId="4E50A4B2" w14:textId="77777777" w:rsidR="00E879D8" w:rsidRDefault="00E879D8"/>
    <w:p w14:paraId="06CB14AA" w14:textId="77777777" w:rsidR="00E879D8" w:rsidRDefault="00000000">
      <w:pPr>
        <w:pStyle w:val="Titre2"/>
        <w:rPr>
          <w:b/>
        </w:rPr>
      </w:pPr>
      <w:bookmarkStart w:id="140" w:name="_4quiyfd4nv9q" w:colFirst="0" w:colLast="0"/>
      <w:bookmarkEnd w:id="140"/>
      <w:r>
        <w:rPr>
          <w:b/>
        </w:rPr>
        <w:lastRenderedPageBreak/>
        <w:t>Les données transférées</w:t>
      </w:r>
    </w:p>
    <w:p w14:paraId="37E462A0" w14:textId="77777777" w:rsidR="00E879D8" w:rsidRDefault="00000000">
      <w:proofErr w:type="spellStart"/>
      <w:r>
        <w:rPr>
          <w:b/>
        </w:rPr>
        <w:t>TransferMode</w:t>
      </w:r>
      <w:proofErr w:type="spellEnd"/>
      <w:r>
        <w:rPr>
          <w:b/>
        </w:rPr>
        <w:t xml:space="preserve"> </w:t>
      </w:r>
      <w:r>
        <w:t xml:space="preserve">: durant une opération de </w:t>
      </w:r>
      <w:proofErr w:type="spellStart"/>
      <w:r>
        <w:t>DnD</w:t>
      </w:r>
      <w:proofErr w:type="spellEnd"/>
      <w:r>
        <w:t xml:space="preserve">, on doit définir le mode de transfert. Les valeurs possibles sont : </w:t>
      </w:r>
      <w:r>
        <w:rPr>
          <w:b/>
        </w:rPr>
        <w:t>COPY</w:t>
      </w:r>
      <w:r>
        <w:t xml:space="preserve">, </w:t>
      </w:r>
      <w:r>
        <w:rPr>
          <w:b/>
        </w:rPr>
        <w:t>MOVE</w:t>
      </w:r>
      <w:r>
        <w:t xml:space="preserve">, </w:t>
      </w:r>
      <w:r>
        <w:rPr>
          <w:b/>
        </w:rPr>
        <w:t>LINK</w:t>
      </w:r>
      <w:r>
        <w:t xml:space="preserve">. </w:t>
      </w:r>
    </w:p>
    <w:p w14:paraId="4FA855B0" w14:textId="77777777" w:rsidR="00E879D8" w:rsidRDefault="00000000">
      <w:pPr>
        <w:numPr>
          <w:ilvl w:val="0"/>
          <w:numId w:val="71"/>
        </w:numPr>
      </w:pPr>
      <w:proofErr w:type="gramStart"/>
      <w:r>
        <w:t>la</w:t>
      </w:r>
      <w:proofErr w:type="gramEnd"/>
      <w:r>
        <w:t xml:space="preserve"> source indique les modes de transfert supportés. </w:t>
      </w:r>
    </w:p>
    <w:p w14:paraId="07EC184F" w14:textId="77777777" w:rsidR="00E879D8" w:rsidRDefault="00000000">
      <w:pPr>
        <w:numPr>
          <w:ilvl w:val="0"/>
          <w:numId w:val="71"/>
        </w:numPr>
      </w:pPr>
      <w:proofErr w:type="gramStart"/>
      <w:r>
        <w:t>la</w:t>
      </w:r>
      <w:proofErr w:type="gramEnd"/>
      <w:r>
        <w:t xml:space="preserve"> cible peut accepter un ou plusieurs mode(s) de transfert. </w:t>
      </w:r>
    </w:p>
    <w:p w14:paraId="076D3A3D" w14:textId="77777777" w:rsidR="00E879D8" w:rsidRDefault="00E879D8">
      <w:pPr>
        <w:ind w:left="720"/>
      </w:pPr>
    </w:p>
    <w:p w14:paraId="045FD7BB" w14:textId="77777777" w:rsidR="00E879D8" w:rsidRDefault="00000000">
      <w:r>
        <w:t xml:space="preserve">Dans une opération de </w:t>
      </w:r>
      <w:proofErr w:type="spellStart"/>
      <w:r>
        <w:t>DnD</w:t>
      </w:r>
      <w:proofErr w:type="spellEnd"/>
      <w:r>
        <w:t xml:space="preserve"> donnée, c’est la cible potentielle qui détermine un mode de transfert compatible avec la source. </w:t>
      </w:r>
    </w:p>
    <w:p w14:paraId="6BE3E2CB" w14:textId="77777777" w:rsidR="00E879D8" w:rsidRDefault="00E879D8"/>
    <w:p w14:paraId="208078FD" w14:textId="77777777" w:rsidR="00E879D8" w:rsidRDefault="00000000">
      <w:r>
        <w:t xml:space="preserve">Pendant le déplacement de la souris : l'utilisateur a une indication visuelle lui permettant de repérer les composants cibles qui acceptent le transfert. </w:t>
      </w:r>
    </w:p>
    <w:p w14:paraId="7BAE4378" w14:textId="77777777" w:rsidR="00E879D8" w:rsidRDefault="00E879D8"/>
    <w:p w14:paraId="675F5052" w14:textId="77777777" w:rsidR="00E879D8" w:rsidRDefault="00000000">
      <w:proofErr w:type="spellStart"/>
      <w:r>
        <w:rPr>
          <w:b/>
        </w:rPr>
        <w:t>ClipboardContent</w:t>
      </w:r>
      <w:proofErr w:type="spellEnd"/>
      <w:r>
        <w:rPr>
          <w:b/>
        </w:rPr>
        <w:t xml:space="preserve"> </w:t>
      </w:r>
      <w:r>
        <w:t xml:space="preserve">permet d’encapsuler les données à transférer. </w:t>
      </w:r>
    </w:p>
    <w:p w14:paraId="4E995233" w14:textId="77777777" w:rsidR="00E879D8" w:rsidRDefault="00000000">
      <w:pPr>
        <w:numPr>
          <w:ilvl w:val="0"/>
          <w:numId w:val="123"/>
        </w:numPr>
      </w:pPr>
      <w:proofErr w:type="gramStart"/>
      <w:r>
        <w:t>déposer</w:t>
      </w:r>
      <w:proofErr w:type="gramEnd"/>
      <w:r>
        <w:t xml:space="preserve"> une donnée : </w:t>
      </w:r>
      <w:proofErr w:type="spellStart"/>
      <w:proofErr w:type="gramStart"/>
      <w:r>
        <w:rPr>
          <w:b/>
        </w:rPr>
        <w:t>putXX</w:t>
      </w:r>
      <w:proofErr w:type="spellEnd"/>
      <w:r>
        <w:t>(</w:t>
      </w:r>
      <w:proofErr w:type="gramEnd"/>
      <w:r>
        <w:t xml:space="preserve">) </w:t>
      </w:r>
    </w:p>
    <w:p w14:paraId="6AF34465" w14:textId="77777777" w:rsidR="00E879D8" w:rsidRDefault="00000000">
      <w:pPr>
        <w:numPr>
          <w:ilvl w:val="0"/>
          <w:numId w:val="123"/>
        </w:numPr>
      </w:pPr>
      <w:proofErr w:type="gramStart"/>
      <w:r>
        <w:t>vérifier</w:t>
      </w:r>
      <w:proofErr w:type="gramEnd"/>
      <w:r>
        <w:t xml:space="preserve"> la présence d’une donnée : </w:t>
      </w:r>
      <w:proofErr w:type="spellStart"/>
      <w:proofErr w:type="gramStart"/>
      <w:r>
        <w:rPr>
          <w:b/>
        </w:rPr>
        <w:t>hasXX</w:t>
      </w:r>
      <w:proofErr w:type="spellEnd"/>
      <w:r>
        <w:t>(</w:t>
      </w:r>
      <w:proofErr w:type="gramEnd"/>
      <w:r>
        <w:t xml:space="preserve">) </w:t>
      </w:r>
    </w:p>
    <w:p w14:paraId="1193B6AD" w14:textId="77777777" w:rsidR="00E879D8" w:rsidRDefault="00000000">
      <w:pPr>
        <w:numPr>
          <w:ilvl w:val="0"/>
          <w:numId w:val="123"/>
        </w:numPr>
      </w:pPr>
      <w:proofErr w:type="gramStart"/>
      <w:r>
        <w:t>récupérer</w:t>
      </w:r>
      <w:proofErr w:type="gramEnd"/>
      <w:r>
        <w:t xml:space="preserve"> une donnée : </w:t>
      </w:r>
      <w:proofErr w:type="spellStart"/>
      <w:proofErr w:type="gramStart"/>
      <w:r>
        <w:rPr>
          <w:b/>
        </w:rPr>
        <w:t>getXX</w:t>
      </w:r>
      <w:proofErr w:type="spellEnd"/>
      <w:r>
        <w:t>(</w:t>
      </w:r>
      <w:proofErr w:type="gramEnd"/>
      <w:r>
        <w:t xml:space="preserve">) (XX pouvant être : files, Image, String, html, </w:t>
      </w:r>
      <w:proofErr w:type="spellStart"/>
      <w:r>
        <w:t>rtf</w:t>
      </w:r>
      <w:proofErr w:type="spellEnd"/>
      <w:r>
        <w:t xml:space="preserve">, url, </w:t>
      </w:r>
      <w:proofErr w:type="spellStart"/>
      <w:r>
        <w:t>etc</w:t>
      </w:r>
      <w:proofErr w:type="spellEnd"/>
      <w:r>
        <w:t xml:space="preserve">) </w:t>
      </w:r>
    </w:p>
    <w:p w14:paraId="6AD3D88C" w14:textId="77777777" w:rsidR="00E879D8" w:rsidRDefault="00E879D8">
      <w:hyperlink r:id="rId92">
        <w:r>
          <w:rPr>
            <w:color w:val="1155CC"/>
            <w:u w:val="single"/>
          </w:rPr>
          <w:t xml:space="preserve">https://docs.oracle.com/javase/8/javafx/api/javafx/scene/input/ClipboardContent.html </w:t>
        </w:r>
      </w:hyperlink>
    </w:p>
    <w:p w14:paraId="5C275A8F" w14:textId="77777777" w:rsidR="00E879D8" w:rsidRDefault="00000000">
      <w:pPr>
        <w:pStyle w:val="Titre2"/>
        <w:rPr>
          <w:b/>
        </w:rPr>
      </w:pPr>
      <w:bookmarkStart w:id="141" w:name="_1s667dipdlgn" w:colFirst="0" w:colLast="0"/>
      <w:bookmarkEnd w:id="141"/>
      <w:r>
        <w:rPr>
          <w:b/>
        </w:rPr>
        <w:t xml:space="preserve">Récap des évènements lors d’un </w:t>
      </w:r>
      <w:proofErr w:type="spellStart"/>
      <w:r>
        <w:rPr>
          <w:b/>
        </w:rPr>
        <w:t>DnD</w:t>
      </w:r>
      <w:proofErr w:type="spellEnd"/>
    </w:p>
    <w:p w14:paraId="6CCA08C6" w14:textId="77777777" w:rsidR="00E879D8" w:rsidRDefault="00000000">
      <w:r>
        <w:t xml:space="preserve">Quand un Drag-and-Drop est initié, n’importe quel objet (Node, </w:t>
      </w:r>
      <w:proofErr w:type="spellStart"/>
      <w:r>
        <w:t>Scene</w:t>
      </w:r>
      <w:proofErr w:type="spellEnd"/>
      <w:r>
        <w:t>) parcouru par la souris, devient une cible potentielle. Différents évènements entrent en jeu :</w:t>
      </w:r>
    </w:p>
    <w:p w14:paraId="1DBF7231" w14:textId="77777777" w:rsidR="00E879D8" w:rsidRDefault="00E879D8"/>
    <w:p w14:paraId="548C88C2" w14:textId="77777777" w:rsidR="00E879D8" w:rsidRDefault="00000000">
      <w:r>
        <w:t>Evènements déclenchés sur les cibles potentielles :</w:t>
      </w:r>
    </w:p>
    <w:p w14:paraId="2E6754D7" w14:textId="77777777" w:rsidR="00E879D8" w:rsidRDefault="00000000">
      <w:pPr>
        <w:numPr>
          <w:ilvl w:val="0"/>
          <w:numId w:val="45"/>
        </w:numPr>
      </w:pPr>
      <w:r>
        <w:rPr>
          <w:b/>
        </w:rPr>
        <w:t xml:space="preserve">DRAG_ENTERED </w:t>
      </w:r>
      <w:r>
        <w:t xml:space="preserve">et </w:t>
      </w:r>
      <w:r>
        <w:rPr>
          <w:b/>
        </w:rPr>
        <w:t xml:space="preserve">DRAG_EXITED </w:t>
      </w:r>
      <w:r>
        <w:t>: entrée et sortie du curseur de la souris dans la zone du composant (même principe que MOUSE_ENTERED et MOUSE_EXITED).</w:t>
      </w:r>
    </w:p>
    <w:p w14:paraId="4D2E9831" w14:textId="77777777" w:rsidR="00E879D8" w:rsidRDefault="00000000">
      <w:pPr>
        <w:numPr>
          <w:ilvl w:val="0"/>
          <w:numId w:val="45"/>
        </w:numPr>
      </w:pPr>
      <w:r>
        <w:rPr>
          <w:b/>
        </w:rPr>
        <w:t xml:space="preserve">DRAG_ENTERED_TARGET </w:t>
      </w:r>
      <w:r>
        <w:t xml:space="preserve">et </w:t>
      </w:r>
      <w:r>
        <w:rPr>
          <w:b/>
        </w:rPr>
        <w:t xml:space="preserve">DRAG_EXITED_TARGET </w:t>
      </w:r>
      <w:r>
        <w:t xml:space="preserve">: variantes déclenchées dans la phase de </w:t>
      </w:r>
      <w:proofErr w:type="spellStart"/>
      <w:r>
        <w:t>bubbling</w:t>
      </w:r>
      <w:proofErr w:type="spellEnd"/>
      <w:r>
        <w:t xml:space="preserve">. </w:t>
      </w:r>
    </w:p>
    <w:p w14:paraId="0F9172B6" w14:textId="77777777" w:rsidR="00E879D8" w:rsidRDefault="00000000">
      <w:pPr>
        <w:numPr>
          <w:ilvl w:val="0"/>
          <w:numId w:val="45"/>
        </w:numPr>
      </w:pPr>
      <w:r>
        <w:rPr>
          <w:b/>
        </w:rPr>
        <w:t xml:space="preserve">DRAG_OVER </w:t>
      </w:r>
      <w:r>
        <w:t xml:space="preserve">: le curseur de la souris se trouve au-dessus de la zone du composant. Pour finaliser le </w:t>
      </w:r>
      <w:proofErr w:type="spellStart"/>
      <w:r>
        <w:t>DnD</w:t>
      </w:r>
      <w:proofErr w:type="spellEnd"/>
      <w:r>
        <w:t xml:space="preserve">, la cible doit indiquer les modes de transfert supportés en appelant la méthode </w:t>
      </w:r>
      <w:proofErr w:type="spellStart"/>
      <w:proofErr w:type="gramStart"/>
      <w:r>
        <w:t>event.acceptTransferModes</w:t>
      </w:r>
      <w:proofErr w:type="spellEnd"/>
      <w:proofErr w:type="gramEnd"/>
      <w:r>
        <w:t>(</w:t>
      </w:r>
      <w:proofErr w:type="spellStart"/>
      <w:r>
        <w:t>TransferMode</w:t>
      </w:r>
      <w:proofErr w:type="spellEnd"/>
      <w:r>
        <w:t xml:space="preserve">...). </w:t>
      </w:r>
    </w:p>
    <w:p w14:paraId="59EA5A9A" w14:textId="77777777" w:rsidR="00E879D8" w:rsidRDefault="00000000">
      <w:pPr>
        <w:numPr>
          <w:ilvl w:val="0"/>
          <w:numId w:val="45"/>
        </w:numPr>
      </w:pPr>
      <w:r>
        <w:rPr>
          <w:b/>
        </w:rPr>
        <w:t xml:space="preserve">DRAG_DROPPED </w:t>
      </w:r>
      <w:r>
        <w:t>: le bouton de la souris est relâché au-dessus de ce composant.</w:t>
      </w:r>
    </w:p>
    <w:p w14:paraId="0EA29F6A" w14:textId="77777777" w:rsidR="00E879D8" w:rsidRDefault="00E879D8"/>
    <w:p w14:paraId="0FCA5457" w14:textId="77777777" w:rsidR="00E879D8" w:rsidRDefault="00000000">
      <w:r>
        <w:t xml:space="preserve">Evènement déclenché sur la source : </w:t>
      </w:r>
    </w:p>
    <w:p w14:paraId="6012553C" w14:textId="77777777" w:rsidR="00E879D8" w:rsidRDefault="00000000">
      <w:pPr>
        <w:numPr>
          <w:ilvl w:val="0"/>
          <w:numId w:val="77"/>
        </w:numPr>
      </w:pPr>
      <w:r>
        <w:t xml:space="preserve"> </w:t>
      </w:r>
      <w:r>
        <w:rPr>
          <w:b/>
        </w:rPr>
        <w:t xml:space="preserve">DRAG_DONE </w:t>
      </w:r>
      <w:r>
        <w:t xml:space="preserve">: la source est notifiée du fait que les données ont été déposées sur une cible (fait </w:t>
      </w:r>
      <w:proofErr w:type="gramStart"/>
      <w:r>
        <w:t>suite à un</w:t>
      </w:r>
      <w:proofErr w:type="gramEnd"/>
      <w:r>
        <w:t xml:space="preserve"> évènement DRAG_DROPPED sur la cible). </w:t>
      </w:r>
    </w:p>
    <w:p w14:paraId="3A5CD183" w14:textId="77777777" w:rsidR="00E879D8" w:rsidRDefault="00E879D8"/>
    <w:p w14:paraId="15DE6BF4" w14:textId="77777777" w:rsidR="00E879D8" w:rsidRDefault="00000000">
      <w:pPr>
        <w:pStyle w:val="Titre2"/>
        <w:rPr>
          <w:b/>
        </w:rPr>
      </w:pPr>
      <w:bookmarkStart w:id="142" w:name="_8v1bonwunxkj" w:colFirst="0" w:colLast="0"/>
      <w:bookmarkEnd w:id="142"/>
      <w:r>
        <w:rPr>
          <w:b/>
        </w:rPr>
        <w:t>Indiquer visuellement les cibles</w:t>
      </w:r>
    </w:p>
    <w:p w14:paraId="10E02F8F" w14:textId="77777777" w:rsidR="00E879D8" w:rsidRDefault="00E879D8"/>
    <w:p w14:paraId="038D321B" w14:textId="77777777" w:rsidR="00E879D8" w:rsidRDefault="00000000">
      <w:r>
        <w:t>Une cible peut adapter son apparence pour indiquer à l’utilisateur qu’il accepte les données transférées (se baser sur DRAG ENTERED/EXITED ou bien sur DRAG_OVER).</w:t>
      </w:r>
    </w:p>
    <w:p w14:paraId="5AC7EF47" w14:textId="77777777" w:rsidR="00E879D8" w:rsidRDefault="00E879D8"/>
    <w:p w14:paraId="43335CD8" w14:textId="77777777" w:rsidR="00E879D8" w:rsidRDefault="00000000">
      <w:r>
        <w:lastRenderedPageBreak/>
        <w:t xml:space="preserve">Avant d’indiquer que l’on accepte le transfert, il faut vérifier que le type de données présent dans le </w:t>
      </w:r>
      <w:proofErr w:type="spellStart"/>
      <w:r>
        <w:t>Dragboard</w:t>
      </w:r>
      <w:proofErr w:type="spellEnd"/>
      <w:r>
        <w:t xml:space="preserve"> est compatible. On y accède via la méthode</w:t>
      </w:r>
      <w:r>
        <w:rPr>
          <w:i/>
        </w:rPr>
        <w:t xml:space="preserve"> </w:t>
      </w:r>
      <w:proofErr w:type="spellStart"/>
      <w:proofErr w:type="gramStart"/>
      <w:r>
        <w:rPr>
          <w:i/>
        </w:rPr>
        <w:t>event.getDragboard</w:t>
      </w:r>
      <w:proofErr w:type="spellEnd"/>
      <w:r>
        <w:rPr>
          <w:i/>
        </w:rPr>
        <w:t>( )</w:t>
      </w:r>
      <w:proofErr w:type="gramEnd"/>
      <w:r>
        <w:t xml:space="preserve">. </w:t>
      </w:r>
    </w:p>
    <w:p w14:paraId="247DB372" w14:textId="77777777" w:rsidR="00E879D8" w:rsidRDefault="00E879D8"/>
    <w:p w14:paraId="0559E240" w14:textId="77777777" w:rsidR="00E879D8" w:rsidRDefault="00000000">
      <w:r>
        <w:t>Exemple :</w:t>
      </w:r>
    </w:p>
    <w:p w14:paraId="64496FD0" w14:textId="77777777" w:rsidR="00E879D8" w:rsidRDefault="00E879D8"/>
    <w:p w14:paraId="70537219" w14:textId="77777777" w:rsidR="00E879D8" w:rsidRDefault="00000000">
      <w:r>
        <w:t>DRAG_ENTERED</w:t>
      </w:r>
      <w:r>
        <w:tab/>
      </w:r>
      <w:r>
        <w:tab/>
      </w:r>
      <w:r>
        <w:tab/>
      </w:r>
      <w:r>
        <w:tab/>
      </w:r>
      <w:r>
        <w:tab/>
      </w:r>
      <w:r>
        <w:tab/>
        <w:t>DRAG_EXITED</w:t>
      </w:r>
      <w:r>
        <w:rPr>
          <w:noProof/>
        </w:rPr>
        <w:drawing>
          <wp:anchor distT="114300" distB="114300" distL="114300" distR="114300" simplePos="0" relativeHeight="251695104" behindDoc="0" locked="0" layoutInCell="1" hidden="0" allowOverlap="1" wp14:anchorId="4AEB762B" wp14:editId="46213200">
            <wp:simplePos x="0" y="0"/>
            <wp:positionH relativeFrom="column">
              <wp:posOffset>2724150</wp:posOffset>
            </wp:positionH>
            <wp:positionV relativeFrom="paragraph">
              <wp:posOffset>276225</wp:posOffset>
            </wp:positionV>
            <wp:extent cx="3902747" cy="1860612"/>
            <wp:effectExtent l="0" t="0" r="0" b="0"/>
            <wp:wrapNone/>
            <wp:docPr id="108" name="image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2747" cy="1860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96128" behindDoc="0" locked="0" layoutInCell="1" hidden="0" allowOverlap="1" wp14:anchorId="028816CD" wp14:editId="39DF600F">
            <wp:simplePos x="0" y="0"/>
            <wp:positionH relativeFrom="column">
              <wp:posOffset>-847724</wp:posOffset>
            </wp:positionH>
            <wp:positionV relativeFrom="paragraph">
              <wp:posOffset>279988</wp:posOffset>
            </wp:positionV>
            <wp:extent cx="3567113" cy="1967245"/>
            <wp:effectExtent l="0" t="0" r="0" b="0"/>
            <wp:wrapNone/>
            <wp:docPr id="3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1967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4D2CBB" w14:textId="77777777" w:rsidR="00E879D8" w:rsidRDefault="00E879D8"/>
    <w:p w14:paraId="47B9E151" w14:textId="77777777" w:rsidR="00E879D8" w:rsidRDefault="00E879D8"/>
    <w:p w14:paraId="4105C308" w14:textId="77777777" w:rsidR="00E879D8" w:rsidRDefault="00E879D8"/>
    <w:p w14:paraId="1517E53F" w14:textId="77777777" w:rsidR="00E879D8" w:rsidRDefault="00E879D8"/>
    <w:p w14:paraId="50C26579" w14:textId="77777777" w:rsidR="00E879D8" w:rsidRDefault="00E879D8"/>
    <w:p w14:paraId="4CBBA6A7" w14:textId="77777777" w:rsidR="00E879D8" w:rsidRDefault="00E879D8"/>
    <w:p w14:paraId="55F52A63" w14:textId="77777777" w:rsidR="00E879D8" w:rsidRDefault="00E879D8"/>
    <w:p w14:paraId="3967EA03" w14:textId="77777777" w:rsidR="00E879D8" w:rsidRDefault="00E879D8"/>
    <w:p w14:paraId="62894AF5" w14:textId="77777777" w:rsidR="00E879D8" w:rsidRDefault="00E879D8"/>
    <w:p w14:paraId="480D78FD" w14:textId="77777777" w:rsidR="00E879D8" w:rsidRDefault="00E879D8"/>
    <w:p w14:paraId="47E74F89" w14:textId="77777777" w:rsidR="00E879D8" w:rsidRDefault="00E879D8"/>
    <w:p w14:paraId="0FE31B81" w14:textId="77777777" w:rsidR="00E879D8" w:rsidRDefault="00E879D8"/>
    <w:p w14:paraId="16A2EA73" w14:textId="77777777" w:rsidR="00E879D8" w:rsidRDefault="00000000">
      <w:pPr>
        <w:pStyle w:val="Titre2"/>
        <w:rPr>
          <w:b/>
        </w:rPr>
      </w:pPr>
      <w:bookmarkStart w:id="143" w:name="_y3ap0mxjegtp" w:colFirst="0" w:colLast="0"/>
      <w:bookmarkEnd w:id="143"/>
      <w:r>
        <w:rPr>
          <w:b/>
        </w:rPr>
        <w:t>Over : cibles survolées</w:t>
      </w:r>
    </w:p>
    <w:p w14:paraId="0308F54E" w14:textId="77777777" w:rsidR="00E879D8" w:rsidRDefault="00E879D8"/>
    <w:p w14:paraId="09B7554E" w14:textId="77777777" w:rsidR="00E879D8" w:rsidRDefault="00000000">
      <w:r>
        <w:t xml:space="preserve">L’évènement </w:t>
      </w:r>
      <w:r>
        <w:rPr>
          <w:b/>
        </w:rPr>
        <w:t xml:space="preserve">DRAG_OVER </w:t>
      </w:r>
      <w:r>
        <w:t xml:space="preserve">donne la possibilité au composant survolé de faire savoir que c’est une cible valide. Pour cela, il faut : </w:t>
      </w:r>
    </w:p>
    <w:p w14:paraId="59504C02" w14:textId="77777777" w:rsidR="00E879D8" w:rsidRDefault="00000000">
      <w:pPr>
        <w:numPr>
          <w:ilvl w:val="0"/>
          <w:numId w:val="146"/>
        </w:numPr>
      </w:pPr>
      <w:proofErr w:type="gramStart"/>
      <w:r>
        <w:t>vérifier</w:t>
      </w:r>
      <w:proofErr w:type="gramEnd"/>
      <w:r>
        <w:t xml:space="preserve"> que le type de données présent dans le </w:t>
      </w:r>
      <w:proofErr w:type="spellStart"/>
      <w:r>
        <w:t>Dragboard</w:t>
      </w:r>
      <w:proofErr w:type="spellEnd"/>
      <w:r>
        <w:t xml:space="preserve"> est compatible. </w:t>
      </w:r>
    </w:p>
    <w:p w14:paraId="7880BBCF" w14:textId="77777777" w:rsidR="00E879D8" w:rsidRDefault="00000000">
      <w:pPr>
        <w:numPr>
          <w:ilvl w:val="0"/>
          <w:numId w:val="146"/>
        </w:numPr>
      </w:pPr>
      <w:proofErr w:type="gramStart"/>
      <w:r>
        <w:t>si</w:t>
      </w:r>
      <w:proofErr w:type="gramEnd"/>
      <w:r>
        <w:t xml:space="preserve"> c’est le cas, appeler la méthode </w:t>
      </w:r>
      <w:proofErr w:type="spellStart"/>
      <w:proofErr w:type="gramStart"/>
      <w:r>
        <w:rPr>
          <w:b/>
        </w:rPr>
        <w:t>evt.acceptTransferModes</w:t>
      </w:r>
      <w:proofErr w:type="spellEnd"/>
      <w:proofErr w:type="gramEnd"/>
      <w:r>
        <w:t>(</w:t>
      </w:r>
      <w:proofErr w:type="spellStart"/>
      <w:r>
        <w:t>TransferMode</w:t>
      </w:r>
      <w:proofErr w:type="spellEnd"/>
      <w:r>
        <w:t xml:space="preserve">...) en passant en paramètre, les modes de transfert supportés. </w:t>
      </w:r>
    </w:p>
    <w:p w14:paraId="7DB1F5F9" w14:textId="77777777" w:rsidR="00E879D8" w:rsidRDefault="00000000">
      <w:r>
        <w:t xml:space="preserve">Pour vérifier les modes de transfert, et décider, on dispose de 2 méthodes : </w:t>
      </w:r>
    </w:p>
    <w:p w14:paraId="2F364260" w14:textId="77777777" w:rsidR="00E879D8" w:rsidRDefault="00000000">
      <w:pPr>
        <w:ind w:left="720"/>
      </w:pPr>
      <w:proofErr w:type="spellStart"/>
      <w:r>
        <w:rPr>
          <w:i/>
        </w:rPr>
        <w:t>Dragboard.getTransferModes</w:t>
      </w:r>
      <w:proofErr w:type="spellEnd"/>
      <w:proofErr w:type="gramStart"/>
      <w:r>
        <w:rPr>
          <w:i/>
        </w:rPr>
        <w:t>( )</w:t>
      </w:r>
      <w:proofErr w:type="gramEnd"/>
      <w:r>
        <w:rPr>
          <w:i/>
        </w:rPr>
        <w:t xml:space="preserve"> : </w:t>
      </w:r>
      <w:r>
        <w:t>l’ensemble des modes de transfert indiqués par la source.</w:t>
      </w:r>
    </w:p>
    <w:p w14:paraId="4F9D2C86" w14:textId="77777777" w:rsidR="00E879D8" w:rsidRDefault="00000000">
      <w:pPr>
        <w:ind w:left="720"/>
      </w:pPr>
      <w:proofErr w:type="spellStart"/>
      <w:r>
        <w:rPr>
          <w:i/>
        </w:rPr>
        <w:t>Dragboard.getTransferMode</w:t>
      </w:r>
      <w:proofErr w:type="spellEnd"/>
      <w:proofErr w:type="gramStart"/>
      <w:r>
        <w:rPr>
          <w:i/>
        </w:rPr>
        <w:t>( )</w:t>
      </w:r>
      <w:proofErr w:type="gramEnd"/>
      <w:r>
        <w:rPr>
          <w:i/>
        </w:rPr>
        <w:t xml:space="preserve"> : </w:t>
      </w:r>
      <w:r>
        <w:t xml:space="preserve">mode de transfert par défaut (issu de la plate-forme). </w:t>
      </w:r>
    </w:p>
    <w:p w14:paraId="5BC1EDBD" w14:textId="77777777" w:rsidR="00E879D8" w:rsidRDefault="00000000">
      <w:r>
        <w:t xml:space="preserve">Le composant n’est pas considéré comme une cible valide pour ce </w:t>
      </w:r>
      <w:proofErr w:type="spellStart"/>
      <w:r>
        <w:t>DnD</w:t>
      </w:r>
      <w:proofErr w:type="spellEnd"/>
      <w:r>
        <w:t xml:space="preserve"> : si la méthode n’est pas appelée pendant la propagation de l’évènement DRAG_OVER, ou bien si aucun mode de transfert indiqué n’est compatible avec la source.</w:t>
      </w:r>
      <w:r>
        <w:rPr>
          <w:noProof/>
        </w:rPr>
        <w:drawing>
          <wp:anchor distT="114300" distB="114300" distL="114300" distR="114300" simplePos="0" relativeHeight="251697152" behindDoc="0" locked="0" layoutInCell="1" hidden="0" allowOverlap="1" wp14:anchorId="4974F206" wp14:editId="2675A11B">
            <wp:simplePos x="0" y="0"/>
            <wp:positionH relativeFrom="column">
              <wp:posOffset>-76199</wp:posOffset>
            </wp:positionH>
            <wp:positionV relativeFrom="paragraph">
              <wp:posOffset>638175</wp:posOffset>
            </wp:positionV>
            <wp:extent cx="5731200" cy="2336800"/>
            <wp:effectExtent l="0" t="0" r="0" b="0"/>
            <wp:wrapNone/>
            <wp:docPr id="99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CA5C6E" w14:textId="77777777" w:rsidR="00E879D8" w:rsidRDefault="00E879D8"/>
    <w:p w14:paraId="2348A99A" w14:textId="77777777" w:rsidR="00E879D8" w:rsidRDefault="00E879D8"/>
    <w:p w14:paraId="359F30EB" w14:textId="77777777" w:rsidR="00E879D8" w:rsidRDefault="00E879D8"/>
    <w:p w14:paraId="37247526" w14:textId="77777777" w:rsidR="00E879D8" w:rsidRDefault="00E879D8"/>
    <w:p w14:paraId="0CAEFB1D" w14:textId="77777777" w:rsidR="00E879D8" w:rsidRDefault="00E879D8"/>
    <w:p w14:paraId="2FE445E0" w14:textId="77777777" w:rsidR="00E879D8" w:rsidRDefault="00E879D8"/>
    <w:p w14:paraId="63598102" w14:textId="77777777" w:rsidR="00E879D8" w:rsidRDefault="00E879D8"/>
    <w:p w14:paraId="7BB7135F" w14:textId="77777777" w:rsidR="00E879D8" w:rsidRDefault="00000000">
      <w:pPr>
        <w:pStyle w:val="Titre2"/>
        <w:rPr>
          <w:b/>
        </w:rPr>
      </w:pPr>
      <w:bookmarkStart w:id="144" w:name="_my6hm6pva24f" w:colFirst="0" w:colLast="0"/>
      <w:bookmarkEnd w:id="144"/>
      <w:proofErr w:type="spellStart"/>
      <w:r>
        <w:rPr>
          <w:b/>
        </w:rPr>
        <w:t>Dropped</w:t>
      </w:r>
      <w:proofErr w:type="spellEnd"/>
      <w:r>
        <w:rPr>
          <w:b/>
        </w:rPr>
        <w:t xml:space="preserve"> : récupérer les données</w:t>
      </w:r>
    </w:p>
    <w:p w14:paraId="396F2810" w14:textId="77777777" w:rsidR="00E879D8" w:rsidRDefault="00E879D8"/>
    <w:p w14:paraId="7860ADB9" w14:textId="77777777" w:rsidR="00E879D8" w:rsidRDefault="00000000">
      <w:r>
        <w:lastRenderedPageBreak/>
        <w:t xml:space="preserve">Quand on relâche le bouton de la souris au-dessus d’un composant ayant accepté le transfert avec un mode compatible avec la source (dans l’évènement DRAG_OVER) : </w:t>
      </w:r>
    </w:p>
    <w:p w14:paraId="2FF59016" w14:textId="77777777" w:rsidR="00E879D8" w:rsidRDefault="00E879D8"/>
    <w:p w14:paraId="7AA57BD2" w14:textId="77777777" w:rsidR="00E879D8" w:rsidRDefault="00000000">
      <w:r>
        <w:t xml:space="preserve">L’évènement </w:t>
      </w:r>
      <w:r>
        <w:rPr>
          <w:b/>
        </w:rPr>
        <w:t xml:space="preserve">DRAG_DROPPED </w:t>
      </w:r>
      <w:r>
        <w:t xml:space="preserve">est déclenché sur la cible. Dans le handler : </w:t>
      </w:r>
    </w:p>
    <w:p w14:paraId="398C33B5" w14:textId="77777777" w:rsidR="00E879D8" w:rsidRDefault="00000000">
      <w:pPr>
        <w:numPr>
          <w:ilvl w:val="0"/>
          <w:numId w:val="51"/>
        </w:numPr>
      </w:pPr>
      <w:proofErr w:type="gramStart"/>
      <w:r>
        <w:t>possibilité</w:t>
      </w:r>
      <w:proofErr w:type="gramEnd"/>
      <w:r>
        <w:t xml:space="preserve"> de récupérer les données transférées (via le </w:t>
      </w:r>
      <w:proofErr w:type="spellStart"/>
      <w:r>
        <w:t>Dragboard</w:t>
      </w:r>
      <w:proofErr w:type="spellEnd"/>
      <w:r>
        <w:t xml:space="preserve">). </w:t>
      </w:r>
    </w:p>
    <w:p w14:paraId="52A86984" w14:textId="77777777" w:rsidR="00E879D8" w:rsidRDefault="00000000">
      <w:pPr>
        <w:numPr>
          <w:ilvl w:val="0"/>
          <w:numId w:val="51"/>
        </w:numPr>
      </w:pPr>
      <w:proofErr w:type="gramStart"/>
      <w:r>
        <w:t>appeler</w:t>
      </w:r>
      <w:proofErr w:type="gramEnd"/>
      <w:r>
        <w:t xml:space="preserve"> la méthode </w:t>
      </w:r>
      <w:proofErr w:type="spellStart"/>
      <w:proofErr w:type="gramStart"/>
      <w:r>
        <w:rPr>
          <w:b/>
        </w:rPr>
        <w:t>setDropCompleted</w:t>
      </w:r>
      <w:proofErr w:type="spellEnd"/>
      <w:r>
        <w:t>(</w:t>
      </w:r>
      <w:proofErr w:type="gramEnd"/>
      <w:r>
        <w:t xml:space="preserve">Boolean) pour compléter le </w:t>
      </w:r>
      <w:proofErr w:type="spellStart"/>
      <w:r>
        <w:t>DnD</w:t>
      </w:r>
      <w:proofErr w:type="spellEnd"/>
      <w:r>
        <w:t xml:space="preserve">. </w:t>
      </w:r>
    </w:p>
    <w:p w14:paraId="21E4C0BA" w14:textId="77777777" w:rsidR="00E879D8" w:rsidRDefault="00000000">
      <w:pPr>
        <w:ind w:firstLine="720"/>
      </w:pPr>
      <w:r>
        <w:t xml:space="preserve">Le booléen indique si les données ont été transférés avec succès ou pas. </w:t>
      </w:r>
    </w:p>
    <w:p w14:paraId="5FC255E4" w14:textId="77777777" w:rsidR="00E879D8" w:rsidRDefault="00E879D8">
      <w:pPr>
        <w:ind w:firstLine="720"/>
      </w:pPr>
    </w:p>
    <w:p w14:paraId="3D66001E" w14:textId="77777777" w:rsidR="00E879D8" w:rsidRDefault="00000000">
      <w:r>
        <w:t>Si la méthode n’est pas appelée, le Drag-and-Drop sera considéré comme infructueux.</w:t>
      </w:r>
    </w:p>
    <w:p w14:paraId="0D1F5525" w14:textId="77777777" w:rsidR="00E879D8" w:rsidRDefault="00000000">
      <w:r>
        <w:rPr>
          <w:noProof/>
        </w:rPr>
        <w:drawing>
          <wp:anchor distT="114300" distB="114300" distL="114300" distR="114300" simplePos="0" relativeHeight="251698176" behindDoc="0" locked="0" layoutInCell="1" hidden="0" allowOverlap="1" wp14:anchorId="09B242E2" wp14:editId="16BC82D0">
            <wp:simplePos x="0" y="0"/>
            <wp:positionH relativeFrom="column">
              <wp:posOffset>66676</wp:posOffset>
            </wp:positionH>
            <wp:positionV relativeFrom="paragraph">
              <wp:posOffset>152400</wp:posOffset>
            </wp:positionV>
            <wp:extent cx="4694144" cy="2651178"/>
            <wp:effectExtent l="0" t="0" r="0" b="0"/>
            <wp:wrapNone/>
            <wp:docPr id="77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4144" cy="26511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12228B" w14:textId="77777777" w:rsidR="00E879D8" w:rsidRDefault="00E879D8"/>
    <w:p w14:paraId="00C3E785" w14:textId="77777777" w:rsidR="00E879D8" w:rsidRDefault="00E879D8"/>
    <w:p w14:paraId="7695958E" w14:textId="77777777" w:rsidR="00E879D8" w:rsidRDefault="00E879D8"/>
    <w:p w14:paraId="63976A49" w14:textId="77777777" w:rsidR="00E879D8" w:rsidRDefault="00E879D8"/>
    <w:p w14:paraId="42D56815" w14:textId="77777777" w:rsidR="00E879D8" w:rsidRDefault="00E879D8"/>
    <w:p w14:paraId="1006C73F" w14:textId="77777777" w:rsidR="00E879D8" w:rsidRDefault="00E879D8"/>
    <w:p w14:paraId="6F1678A7" w14:textId="77777777" w:rsidR="00E879D8" w:rsidRDefault="00E879D8"/>
    <w:p w14:paraId="4C1F846C" w14:textId="77777777" w:rsidR="00E879D8" w:rsidRDefault="00E879D8"/>
    <w:p w14:paraId="7027F07C" w14:textId="77777777" w:rsidR="00E879D8" w:rsidRDefault="00E879D8"/>
    <w:p w14:paraId="4741A94D" w14:textId="77777777" w:rsidR="00E879D8" w:rsidRDefault="00E879D8"/>
    <w:p w14:paraId="3D08CA50" w14:textId="77777777" w:rsidR="00E879D8" w:rsidRDefault="00E879D8"/>
    <w:p w14:paraId="154622A7" w14:textId="77777777" w:rsidR="00E879D8" w:rsidRDefault="00E879D8"/>
    <w:p w14:paraId="3EAC0E00" w14:textId="77777777" w:rsidR="00E879D8" w:rsidRDefault="00E879D8"/>
    <w:p w14:paraId="69A1EBB7" w14:textId="77777777" w:rsidR="00E879D8" w:rsidRDefault="00E879D8"/>
    <w:p w14:paraId="03DCC3E5" w14:textId="77777777" w:rsidR="00E879D8" w:rsidRDefault="00000000">
      <w:pPr>
        <w:pStyle w:val="Titre2"/>
        <w:rPr>
          <w:b/>
        </w:rPr>
      </w:pPr>
      <w:bookmarkStart w:id="145" w:name="_rusz7d92jyyf" w:colFirst="0" w:colLast="0"/>
      <w:bookmarkEnd w:id="145"/>
      <w:proofErr w:type="spellStart"/>
      <w:r>
        <w:rPr>
          <w:b/>
        </w:rPr>
        <w:t>Done</w:t>
      </w:r>
      <w:proofErr w:type="spellEnd"/>
      <w:r>
        <w:rPr>
          <w:b/>
        </w:rPr>
        <w:t xml:space="preserve"> : finaliser le </w:t>
      </w:r>
      <w:proofErr w:type="spellStart"/>
      <w:r>
        <w:rPr>
          <w:b/>
        </w:rPr>
        <w:t>DnD</w:t>
      </w:r>
      <w:proofErr w:type="spellEnd"/>
    </w:p>
    <w:p w14:paraId="4753D7B2" w14:textId="77777777" w:rsidR="00E879D8" w:rsidRDefault="00E879D8"/>
    <w:p w14:paraId="7686A7A5" w14:textId="77777777" w:rsidR="00E879D8" w:rsidRDefault="00000000">
      <w:r>
        <w:t xml:space="preserve">Une fois que le </w:t>
      </w:r>
      <w:proofErr w:type="spellStart"/>
      <w:r>
        <w:t>DnD</w:t>
      </w:r>
      <w:proofErr w:type="spellEnd"/>
      <w:r>
        <w:t xml:space="preserve"> est fini (</w:t>
      </w:r>
      <w:proofErr w:type="spellStart"/>
      <w:r>
        <w:t>quelque</w:t>
      </w:r>
      <w:proofErr w:type="spellEnd"/>
      <w:r>
        <w:t xml:space="preserve"> soit l’issue du transfert, succès ou échec, ou bien abandon), l’évènement </w:t>
      </w:r>
      <w:r>
        <w:rPr>
          <w:b/>
        </w:rPr>
        <w:t xml:space="preserve">DRAG_DONE </w:t>
      </w:r>
      <w:r>
        <w:t xml:space="preserve">est envoyé vers la source. </w:t>
      </w:r>
    </w:p>
    <w:p w14:paraId="26DA58EF" w14:textId="77777777" w:rsidR="00E879D8" w:rsidRDefault="00E879D8"/>
    <w:p w14:paraId="21928332" w14:textId="77777777" w:rsidR="00E879D8" w:rsidRDefault="00000000">
      <w:r>
        <w:t xml:space="preserve">Dans le handler : la méthode </w:t>
      </w:r>
      <w:proofErr w:type="spellStart"/>
      <w:proofErr w:type="gramStart"/>
      <w:r>
        <w:t>event.</w:t>
      </w:r>
      <w:r>
        <w:rPr>
          <w:b/>
        </w:rPr>
        <w:t>getTransferMode</w:t>
      </w:r>
      <w:proofErr w:type="spellEnd"/>
      <w:proofErr w:type="gramEnd"/>
      <w:r>
        <w:t xml:space="preserve">() indique à la source comment le transfert de données s’est déroulé : </w:t>
      </w:r>
    </w:p>
    <w:p w14:paraId="0CBFDBC0" w14:textId="77777777" w:rsidR="00E879D8" w:rsidRDefault="00000000">
      <w:pPr>
        <w:numPr>
          <w:ilvl w:val="0"/>
          <w:numId w:val="34"/>
        </w:numPr>
      </w:pPr>
      <w:r>
        <w:t xml:space="preserve">Si le mode de transfert est MOVE : cela permet à la source d’effacer ses données. </w:t>
      </w:r>
    </w:p>
    <w:p w14:paraId="375E0C46" w14:textId="77777777" w:rsidR="00E879D8" w:rsidRDefault="00000000">
      <w:pPr>
        <w:numPr>
          <w:ilvl w:val="0"/>
          <w:numId w:val="34"/>
        </w:numPr>
      </w:pPr>
      <w:r>
        <w:t xml:space="preserve">Si le mode de transfert est NULL : cela signifie que le </w:t>
      </w:r>
      <w:proofErr w:type="spellStart"/>
      <w:r>
        <w:t>DnD</w:t>
      </w:r>
      <w:proofErr w:type="spellEnd"/>
      <w:r>
        <w:t xml:space="preserve"> s’est terminé sans que les données n’aient été transférées</w:t>
      </w:r>
    </w:p>
    <w:p w14:paraId="2E09A3C3" w14:textId="77777777" w:rsidR="00E879D8" w:rsidRDefault="00000000">
      <w:r>
        <w:rPr>
          <w:noProof/>
        </w:rPr>
        <w:drawing>
          <wp:anchor distT="114300" distB="114300" distL="114300" distR="114300" simplePos="0" relativeHeight="251699200" behindDoc="0" locked="0" layoutInCell="1" hidden="0" allowOverlap="1" wp14:anchorId="58F32D91" wp14:editId="042802E0">
            <wp:simplePos x="0" y="0"/>
            <wp:positionH relativeFrom="column">
              <wp:posOffset>-504824</wp:posOffset>
            </wp:positionH>
            <wp:positionV relativeFrom="paragraph">
              <wp:posOffset>161925</wp:posOffset>
            </wp:positionV>
            <wp:extent cx="6472204" cy="2225492"/>
            <wp:effectExtent l="0" t="0" r="0" b="0"/>
            <wp:wrapNone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2204" cy="2225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DC2A82" w14:textId="77777777" w:rsidR="00E879D8" w:rsidRDefault="00E879D8"/>
    <w:p w14:paraId="13579FAF" w14:textId="77777777" w:rsidR="00E879D8" w:rsidRDefault="00E879D8"/>
    <w:p w14:paraId="2395C9FA" w14:textId="77777777" w:rsidR="00E879D8" w:rsidRDefault="00E879D8"/>
    <w:p w14:paraId="447247A6" w14:textId="77777777" w:rsidR="00E879D8" w:rsidRDefault="00E879D8"/>
    <w:p w14:paraId="6F337E3F" w14:textId="77777777" w:rsidR="00E879D8" w:rsidRDefault="00000000">
      <w:pPr>
        <w:pStyle w:val="Titre2"/>
        <w:rPr>
          <w:b/>
        </w:rPr>
      </w:pPr>
      <w:bookmarkStart w:id="146" w:name="_czp9pac6uub2" w:colFirst="0" w:colLast="0"/>
      <w:bookmarkEnd w:id="146"/>
      <w:r>
        <w:rPr>
          <w:b/>
        </w:rPr>
        <w:t>Transférer des données personnalisées</w:t>
      </w:r>
    </w:p>
    <w:p w14:paraId="257F3A03" w14:textId="77777777" w:rsidR="00E879D8" w:rsidRDefault="00E879D8"/>
    <w:p w14:paraId="1CE15A23" w14:textId="77777777" w:rsidR="00E879D8" w:rsidRDefault="00000000">
      <w:r>
        <w:t xml:space="preserve">On peut aussi transférer des données personnalisées lors d’un Drag-and-Drop. </w:t>
      </w:r>
    </w:p>
    <w:p w14:paraId="0C4BAA6A" w14:textId="77777777" w:rsidR="00E879D8" w:rsidRDefault="00E879D8"/>
    <w:p w14:paraId="4DD552BD" w14:textId="77777777" w:rsidR="00E879D8" w:rsidRDefault="00000000">
      <w:r>
        <w:lastRenderedPageBreak/>
        <w:t xml:space="preserve">Il faut passer par un objet de type </w:t>
      </w:r>
      <w:proofErr w:type="spellStart"/>
      <w:r>
        <w:t>DataFormat</w:t>
      </w:r>
      <w:proofErr w:type="spellEnd"/>
      <w:r>
        <w:t xml:space="preserve">. </w:t>
      </w:r>
    </w:p>
    <w:p w14:paraId="0BD3F946" w14:textId="77777777" w:rsidR="00E879D8" w:rsidRDefault="00E879D8"/>
    <w:p w14:paraId="5E0EB963" w14:textId="77777777" w:rsidR="00E879D8" w:rsidRDefault="00E879D8">
      <w:hyperlink r:id="rId98">
        <w:r>
          <w:rPr>
            <w:color w:val="1155CC"/>
            <w:u w:val="single"/>
          </w:rPr>
          <w:t xml:space="preserve">https://docs.oracle.com/javase/8/javafx/api/javafx/scene/input/DataFormat.html </w:t>
        </w:r>
      </w:hyperlink>
    </w:p>
    <w:p w14:paraId="75EAE553" w14:textId="77777777" w:rsidR="00E879D8" w:rsidRDefault="00E879D8"/>
    <w:p w14:paraId="4F6CA39A" w14:textId="77777777" w:rsidR="00E879D8" w:rsidRDefault="00000000">
      <w:proofErr w:type="gramStart"/>
      <w:r>
        <w:t>public</w:t>
      </w:r>
      <w:proofErr w:type="gramEnd"/>
      <w:r>
        <w:t xml:space="preserve"> </w:t>
      </w:r>
      <w:proofErr w:type="spellStart"/>
      <w:proofErr w:type="gramStart"/>
      <w:r>
        <w:rPr>
          <w:color w:val="0000FF"/>
        </w:rPr>
        <w:t>DataFormat</w:t>
      </w:r>
      <w:proofErr w:type="spellEnd"/>
      <w:r>
        <w:t>(</w:t>
      </w:r>
      <w:proofErr w:type="gramEnd"/>
      <w:r>
        <w:rPr>
          <w:color w:val="1EB540"/>
        </w:rPr>
        <w:t>String</w:t>
      </w:r>
      <w:r>
        <w:t xml:space="preserve">... </w:t>
      </w:r>
      <w:proofErr w:type="spellStart"/>
      <w:r>
        <w:t>ids</w:t>
      </w:r>
      <w:proofErr w:type="spellEnd"/>
      <w:r>
        <w:t xml:space="preserve">) : le constructeur prend en paramètre une ou plusieurs chaîne(s) de caractères : ce sont les types MIME (Multipurpose Internet Mail Extensions) correspondant au format de données. </w:t>
      </w:r>
    </w:p>
    <w:p w14:paraId="15CD2DEE" w14:textId="77777777" w:rsidR="00E879D8" w:rsidRDefault="00E879D8"/>
    <w:p w14:paraId="7B67B4E9" w14:textId="77777777" w:rsidR="00E879D8" w:rsidRDefault="00000000">
      <w:r>
        <w:t>(</w:t>
      </w:r>
      <w:proofErr w:type="gramStart"/>
      <w:r>
        <w:t>mais</w:t>
      </w:r>
      <w:proofErr w:type="gramEnd"/>
      <w:r>
        <w:t xml:space="preserve"> dans les faits, cela peut être n'importe quelle chaîne de caractères) </w:t>
      </w:r>
    </w:p>
    <w:p w14:paraId="54944A5A" w14:textId="77777777" w:rsidR="00E879D8" w:rsidRDefault="00E879D8"/>
    <w:p w14:paraId="57F53456" w14:textId="77777777" w:rsidR="00E879D8" w:rsidRDefault="00000000">
      <w:r>
        <w:t xml:space="preserve">L’objet transféré doit être </w:t>
      </w:r>
      <w:proofErr w:type="spellStart"/>
      <w:r>
        <w:rPr>
          <w:b/>
          <w:color w:val="1EB540"/>
        </w:rPr>
        <w:t>Serializable</w:t>
      </w:r>
      <w:proofErr w:type="spellEnd"/>
      <w:r>
        <w:t xml:space="preserve">. </w:t>
      </w:r>
    </w:p>
    <w:p w14:paraId="74E5B8AE" w14:textId="77777777" w:rsidR="00E879D8" w:rsidRDefault="00E879D8"/>
    <w:p w14:paraId="2BEAEB91" w14:textId="77777777" w:rsidR="00E879D8" w:rsidRDefault="00000000">
      <w:r>
        <w:t>Exemple :</w:t>
      </w:r>
    </w:p>
    <w:p w14:paraId="6E5BD2FE" w14:textId="77777777" w:rsidR="00E879D8" w:rsidRDefault="00000000">
      <w:r>
        <w:rPr>
          <w:noProof/>
        </w:rPr>
        <w:drawing>
          <wp:anchor distT="114300" distB="114300" distL="114300" distR="114300" simplePos="0" relativeHeight="251700224" behindDoc="0" locked="0" layoutInCell="1" hidden="0" allowOverlap="1" wp14:anchorId="0E02EDC5" wp14:editId="2168605B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062538" cy="975506"/>
            <wp:effectExtent l="0" t="0" r="0" b="0"/>
            <wp:wrapNone/>
            <wp:docPr id="80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975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BA58C0" w14:textId="77777777" w:rsidR="00E879D8" w:rsidRDefault="00E879D8"/>
    <w:p w14:paraId="2EEBAEF8" w14:textId="77777777" w:rsidR="00E879D8" w:rsidRDefault="00E879D8"/>
    <w:p w14:paraId="22A4252E" w14:textId="77777777" w:rsidR="00E879D8" w:rsidRDefault="00E879D8"/>
    <w:p w14:paraId="0E331B53" w14:textId="77777777" w:rsidR="00E879D8" w:rsidRDefault="00E879D8"/>
    <w:p w14:paraId="59ABE8D0" w14:textId="77777777" w:rsidR="00E879D8" w:rsidRDefault="00E879D8"/>
    <w:p w14:paraId="330F4D1A" w14:textId="77777777" w:rsidR="00E879D8" w:rsidRDefault="00E879D8"/>
    <w:p w14:paraId="6D0DBA9B" w14:textId="77777777" w:rsidR="00E879D8" w:rsidRDefault="00E879D8"/>
    <w:p w14:paraId="42BCB62F" w14:textId="77777777" w:rsidR="00E879D8" w:rsidRDefault="00E879D8"/>
    <w:p w14:paraId="5CA5F5E0" w14:textId="77777777" w:rsidR="00E879D8" w:rsidRDefault="00E879D8"/>
    <w:p w14:paraId="65D6732E" w14:textId="77777777" w:rsidR="00E879D8" w:rsidRDefault="00E879D8"/>
    <w:p w14:paraId="6F0D9F9F" w14:textId="77777777" w:rsidR="00E879D8" w:rsidRDefault="00000000">
      <w:pPr>
        <w:pStyle w:val="Titre1"/>
        <w:rPr>
          <w:b/>
        </w:rPr>
      </w:pPr>
      <w:bookmarkStart w:id="147" w:name="_obdnls81g5pl" w:colFirst="0" w:colLast="0"/>
      <w:bookmarkEnd w:id="147"/>
      <w:r>
        <w:rPr>
          <w:b/>
        </w:rPr>
        <w:t>Apparence</w:t>
      </w:r>
    </w:p>
    <w:p w14:paraId="78B196E3" w14:textId="77777777" w:rsidR="00E879D8" w:rsidRDefault="00E879D8"/>
    <w:p w14:paraId="4FF673AE" w14:textId="77777777" w:rsidR="00E879D8" w:rsidRDefault="00000000">
      <w:r>
        <w:rPr>
          <w:noProof/>
        </w:rPr>
        <w:drawing>
          <wp:anchor distT="114300" distB="114300" distL="114300" distR="114300" simplePos="0" relativeHeight="251701248" behindDoc="0" locked="0" layoutInCell="1" hidden="0" allowOverlap="1" wp14:anchorId="3C4548F8" wp14:editId="490D17A1">
            <wp:simplePos x="0" y="0"/>
            <wp:positionH relativeFrom="column">
              <wp:posOffset>-447674</wp:posOffset>
            </wp:positionH>
            <wp:positionV relativeFrom="paragraph">
              <wp:posOffset>251413</wp:posOffset>
            </wp:positionV>
            <wp:extent cx="6487466" cy="2500153"/>
            <wp:effectExtent l="0" t="0" r="0" b="0"/>
            <wp:wrapNone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7466" cy="25001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C0C5BC" w14:textId="77777777" w:rsidR="00E879D8" w:rsidRDefault="00E879D8"/>
    <w:p w14:paraId="4A6E89E0" w14:textId="77777777" w:rsidR="00E879D8" w:rsidRDefault="00E879D8"/>
    <w:p w14:paraId="0DAC2248" w14:textId="77777777" w:rsidR="00E879D8" w:rsidRDefault="00E879D8"/>
    <w:p w14:paraId="1FABD7B6" w14:textId="77777777" w:rsidR="00E879D8" w:rsidRDefault="00E879D8"/>
    <w:p w14:paraId="1E7F1365" w14:textId="77777777" w:rsidR="00E879D8" w:rsidRDefault="00E879D8"/>
    <w:p w14:paraId="0C17DEF7" w14:textId="77777777" w:rsidR="00E879D8" w:rsidRDefault="00E879D8"/>
    <w:p w14:paraId="0AD151F8" w14:textId="77777777" w:rsidR="00E879D8" w:rsidRDefault="00E879D8"/>
    <w:p w14:paraId="1B425F54" w14:textId="77777777" w:rsidR="00E879D8" w:rsidRDefault="00E879D8"/>
    <w:p w14:paraId="5C4FD0E3" w14:textId="77777777" w:rsidR="00E879D8" w:rsidRDefault="00E879D8"/>
    <w:p w14:paraId="7D0D7738" w14:textId="77777777" w:rsidR="00E879D8" w:rsidRDefault="00E879D8"/>
    <w:p w14:paraId="08A3889F" w14:textId="77777777" w:rsidR="00E879D8" w:rsidRDefault="00E879D8"/>
    <w:p w14:paraId="04BCF72F" w14:textId="77777777" w:rsidR="00E879D8" w:rsidRDefault="00E879D8"/>
    <w:p w14:paraId="60637B1F" w14:textId="77777777" w:rsidR="00E879D8" w:rsidRDefault="00000000">
      <w:pPr>
        <w:pStyle w:val="Titre2"/>
        <w:rPr>
          <w:b/>
        </w:rPr>
      </w:pPr>
      <w:bookmarkStart w:id="148" w:name="_iyyiivlqbwqd" w:colFirst="0" w:colLast="0"/>
      <w:bookmarkEnd w:id="148"/>
      <w:r>
        <w:rPr>
          <w:b/>
        </w:rPr>
        <w:t xml:space="preserve">Les feuilles de style CSS </w:t>
      </w:r>
    </w:p>
    <w:p w14:paraId="6377452D" w14:textId="77777777" w:rsidR="00E879D8" w:rsidRDefault="00E879D8"/>
    <w:p w14:paraId="71A5C548" w14:textId="77777777" w:rsidR="00E879D8" w:rsidRDefault="00000000">
      <w:proofErr w:type="spellStart"/>
      <w:r>
        <w:lastRenderedPageBreak/>
        <w:t>JavaFX</w:t>
      </w:r>
      <w:proofErr w:type="spellEnd"/>
      <w:r>
        <w:t xml:space="preserve"> reprend l’utilisation des feuilles de style en cascade ou </w:t>
      </w:r>
      <w:r>
        <w:rPr>
          <w:b/>
        </w:rPr>
        <w:t xml:space="preserve">CSS </w:t>
      </w:r>
      <w:r>
        <w:t>(</w:t>
      </w:r>
      <w:proofErr w:type="spellStart"/>
      <w:r>
        <w:rPr>
          <w:b/>
        </w:rPr>
        <w:t>Cascading</w:t>
      </w:r>
      <w:proofErr w:type="spellEnd"/>
      <w:r>
        <w:t xml:space="preserve"> </w:t>
      </w:r>
      <w:r>
        <w:rPr>
          <w:b/>
        </w:rPr>
        <w:t xml:space="preserve">Style </w:t>
      </w:r>
      <w:proofErr w:type="spellStart"/>
      <w:r>
        <w:rPr>
          <w:b/>
        </w:rPr>
        <w:t>Sheet</w:t>
      </w:r>
      <w:proofErr w:type="spellEnd"/>
      <w:r>
        <w:t xml:space="preserve">) </w:t>
      </w:r>
    </w:p>
    <w:p w14:paraId="7F8E579C" w14:textId="77777777" w:rsidR="00E879D8" w:rsidRDefault="00E879D8"/>
    <w:p w14:paraId="12C3F0A3" w14:textId="77777777" w:rsidR="00E879D8" w:rsidRDefault="00000000">
      <w:r>
        <w:t xml:space="preserve">C’est un standard définit par le </w:t>
      </w:r>
      <w:r>
        <w:rPr>
          <w:b/>
        </w:rPr>
        <w:t xml:space="preserve">W3C </w:t>
      </w:r>
      <w:r>
        <w:t>(</w:t>
      </w:r>
      <w:r>
        <w:rPr>
          <w:b/>
        </w:rPr>
        <w:t>World</w:t>
      </w:r>
      <w:r>
        <w:t xml:space="preserve"> </w:t>
      </w:r>
      <w:r>
        <w:rPr>
          <w:b/>
        </w:rPr>
        <w:t>Web Consortium</w:t>
      </w:r>
      <w:r>
        <w:t>) permettant de mettre en forme des documents HTML (actuellement on utilise la spécification CSS 3)</w:t>
      </w:r>
    </w:p>
    <w:p w14:paraId="01F36586" w14:textId="77777777" w:rsidR="00E879D8" w:rsidRDefault="00000000">
      <w:r>
        <w:t xml:space="preserve"> </w:t>
      </w:r>
    </w:p>
    <w:p w14:paraId="718A8404" w14:textId="77777777" w:rsidR="00E879D8" w:rsidRDefault="00000000">
      <w:r>
        <w:rPr>
          <w:b/>
        </w:rPr>
        <w:t>Séparation entre la structure (html) et la présentation (</w:t>
      </w:r>
      <w:proofErr w:type="spellStart"/>
      <w:r>
        <w:rPr>
          <w:b/>
        </w:rPr>
        <w:t>css</w:t>
      </w:r>
      <w:proofErr w:type="spellEnd"/>
      <w:r>
        <w:rPr>
          <w:b/>
        </w:rPr>
        <w:t>)</w:t>
      </w:r>
      <w:r>
        <w:t xml:space="preserve"> on peut changer radicalement l’aspect d’une page sans en modifier le contenu (géré dans des fichiers séparés) </w:t>
      </w:r>
    </w:p>
    <w:p w14:paraId="69F79273" w14:textId="77777777" w:rsidR="00E879D8" w:rsidRDefault="00E879D8"/>
    <w:p w14:paraId="59BA466E" w14:textId="77777777" w:rsidR="00E879D8" w:rsidRDefault="00000000">
      <w:r>
        <w:t xml:space="preserve">On peut utiliser des </w:t>
      </w:r>
      <w:r>
        <w:rPr>
          <w:b/>
        </w:rPr>
        <w:t xml:space="preserve">sélecteurs </w:t>
      </w:r>
      <w:r>
        <w:t xml:space="preserve">pour désigner des éléments </w:t>
      </w:r>
    </w:p>
    <w:p w14:paraId="5A2CBF14" w14:textId="77777777" w:rsidR="00E879D8" w:rsidRDefault="00E879D8"/>
    <w:p w14:paraId="01AB494C" w14:textId="77777777" w:rsidR="00E879D8" w:rsidRDefault="00000000">
      <w:r>
        <w:t xml:space="preserve">Le rendu d'un document stylé est déterminé par les concepts de boîte et de flux CSS </w:t>
      </w:r>
    </w:p>
    <w:p w14:paraId="232792B9" w14:textId="77777777" w:rsidR="00E879D8" w:rsidRDefault="00E879D8"/>
    <w:p w14:paraId="403479D5" w14:textId="77777777" w:rsidR="00E879D8" w:rsidRDefault="00000000">
      <w:pPr>
        <w:rPr>
          <w:i/>
        </w:rPr>
      </w:pPr>
      <w:r>
        <w:t xml:space="preserve">Les caractéristiques applicables aux boîtes CSS sont exprimées sous forme de couples </w:t>
      </w:r>
      <w:r>
        <w:rPr>
          <w:i/>
        </w:rPr>
        <w:t>"</w:t>
      </w:r>
      <w:proofErr w:type="gramStart"/>
      <w:r>
        <w:rPr>
          <w:b/>
          <w:i/>
        </w:rPr>
        <w:t>propriété:</w:t>
      </w:r>
      <w:proofErr w:type="gramEnd"/>
      <w:r>
        <w:rPr>
          <w:i/>
        </w:rPr>
        <w:t xml:space="preserve"> </w:t>
      </w:r>
      <w:r>
        <w:rPr>
          <w:b/>
          <w:i/>
        </w:rPr>
        <w:t>valeur</w:t>
      </w:r>
      <w:r>
        <w:rPr>
          <w:i/>
        </w:rPr>
        <w:t xml:space="preserve">" </w:t>
      </w:r>
    </w:p>
    <w:p w14:paraId="3832BAD1" w14:textId="77777777" w:rsidR="00E879D8" w:rsidRDefault="00E879D8"/>
    <w:p w14:paraId="0D35C6FC" w14:textId="77777777" w:rsidR="00E879D8" w:rsidRDefault="00000000">
      <w:pPr>
        <w:pStyle w:val="Titre2"/>
        <w:rPr>
          <w:b/>
        </w:rPr>
      </w:pPr>
      <w:bookmarkStart w:id="149" w:name="_uab6fsnx4qfj" w:colFirst="0" w:colLast="0"/>
      <w:bookmarkEnd w:id="149"/>
      <w:r>
        <w:rPr>
          <w:b/>
        </w:rPr>
        <w:t xml:space="preserve">La classe </w:t>
      </w:r>
      <w:proofErr w:type="spellStart"/>
      <w:r>
        <w:rPr>
          <w:b/>
        </w:rPr>
        <w:t>Region</w:t>
      </w:r>
      <w:proofErr w:type="spellEnd"/>
      <w:r>
        <w:rPr>
          <w:b/>
        </w:rPr>
        <w:t xml:space="preserve"> </w:t>
      </w:r>
    </w:p>
    <w:p w14:paraId="631F69F7" w14:textId="77777777" w:rsidR="00E879D8" w:rsidRDefault="00E879D8"/>
    <w:p w14:paraId="47312051" w14:textId="77777777" w:rsidR="00E879D8" w:rsidRDefault="00000000">
      <w:r>
        <w:t xml:space="preserve">Classe parente des Controls et des Panes </w:t>
      </w:r>
    </w:p>
    <w:p w14:paraId="42B1995E" w14:textId="77777777" w:rsidR="00E879D8" w:rsidRDefault="00E879D8"/>
    <w:p w14:paraId="3255921A" w14:textId="77777777" w:rsidR="00E879D8" w:rsidRDefault="00000000">
      <w:r>
        <w:t xml:space="preserve">Permet de définir les notions de </w:t>
      </w:r>
      <w:proofErr w:type="spellStart"/>
      <w:r>
        <w:rPr>
          <w:i/>
        </w:rPr>
        <w:t>Margin</w:t>
      </w:r>
      <w:proofErr w:type="spellEnd"/>
      <w:r>
        <w:rPr>
          <w:i/>
        </w:rPr>
        <w:t xml:space="preserve">, Border, </w:t>
      </w:r>
      <w:proofErr w:type="spellStart"/>
      <w:r>
        <w:rPr>
          <w:i/>
        </w:rPr>
        <w:t>Padding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Insets</w:t>
      </w:r>
      <w:proofErr w:type="spellEnd"/>
      <w:r>
        <w:rPr>
          <w:i/>
        </w:rPr>
        <w:t xml:space="preserve">, Content, </w:t>
      </w:r>
      <w:proofErr w:type="spellStart"/>
      <w:r>
        <w:rPr>
          <w:i/>
        </w:rPr>
        <w:t>etc</w:t>
      </w:r>
      <w:proofErr w:type="spellEnd"/>
      <w:r>
        <w:t xml:space="preserve"> </w:t>
      </w:r>
    </w:p>
    <w:p w14:paraId="17D2B8F4" w14:textId="77777777" w:rsidR="00E879D8" w:rsidRDefault="00E879D8"/>
    <w:p w14:paraId="0A0E2363" w14:textId="77777777" w:rsidR="00E879D8" w:rsidRDefault="00000000">
      <w:r>
        <w:t>Zones basées sur la spécification du Box-Model CSS3 (selon la normalisation du W3C)</w:t>
      </w:r>
    </w:p>
    <w:p w14:paraId="5B705006" w14:textId="77777777" w:rsidR="00E879D8" w:rsidRDefault="00E879D8"/>
    <w:p w14:paraId="7EBAE5D2" w14:textId="77777777" w:rsidR="00E879D8" w:rsidRDefault="00000000">
      <w:r>
        <w:rPr>
          <w:noProof/>
        </w:rPr>
        <w:drawing>
          <wp:anchor distT="114300" distB="114300" distL="114300" distR="114300" simplePos="0" relativeHeight="251702272" behindDoc="0" locked="0" layoutInCell="1" hidden="0" allowOverlap="1" wp14:anchorId="1650448C" wp14:editId="20626629">
            <wp:simplePos x="0" y="0"/>
            <wp:positionH relativeFrom="column">
              <wp:posOffset>-600074</wp:posOffset>
            </wp:positionH>
            <wp:positionV relativeFrom="paragraph">
              <wp:posOffset>276225</wp:posOffset>
            </wp:positionV>
            <wp:extent cx="7062419" cy="2522293"/>
            <wp:effectExtent l="0" t="0" r="0" b="0"/>
            <wp:wrapNone/>
            <wp:docPr id="90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62419" cy="25222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0F9BDA" w14:textId="77777777" w:rsidR="00E879D8" w:rsidRDefault="00E879D8"/>
    <w:p w14:paraId="68DAF00E" w14:textId="77777777" w:rsidR="00E879D8" w:rsidRDefault="00E879D8"/>
    <w:p w14:paraId="32383E93" w14:textId="77777777" w:rsidR="00E879D8" w:rsidRDefault="00E879D8"/>
    <w:p w14:paraId="32C5600D" w14:textId="77777777" w:rsidR="00E879D8" w:rsidRDefault="00E879D8"/>
    <w:p w14:paraId="5902939C" w14:textId="77777777" w:rsidR="00E879D8" w:rsidRDefault="00E879D8"/>
    <w:p w14:paraId="52E5AD0D" w14:textId="77777777" w:rsidR="00E879D8" w:rsidRDefault="00E879D8"/>
    <w:p w14:paraId="502C9C58" w14:textId="77777777" w:rsidR="00E879D8" w:rsidRDefault="00E879D8"/>
    <w:p w14:paraId="5A76C6E4" w14:textId="77777777" w:rsidR="00E879D8" w:rsidRDefault="00E879D8"/>
    <w:p w14:paraId="19B8FA63" w14:textId="77777777" w:rsidR="00E879D8" w:rsidRDefault="00E879D8"/>
    <w:p w14:paraId="686A6E78" w14:textId="77777777" w:rsidR="00E879D8" w:rsidRDefault="00E879D8"/>
    <w:p w14:paraId="561CEEDF" w14:textId="77777777" w:rsidR="00E879D8" w:rsidRDefault="00E879D8"/>
    <w:p w14:paraId="2F04D5D4" w14:textId="77777777" w:rsidR="00E879D8" w:rsidRDefault="00E879D8"/>
    <w:p w14:paraId="678BE04F" w14:textId="77777777" w:rsidR="00E879D8" w:rsidRDefault="00E879D8"/>
    <w:p w14:paraId="7C291CAC" w14:textId="77777777" w:rsidR="00E879D8" w:rsidRDefault="00000000">
      <w:pPr>
        <w:pStyle w:val="Titre2"/>
        <w:rPr>
          <w:b/>
        </w:rPr>
      </w:pPr>
      <w:bookmarkStart w:id="150" w:name="_1h3mqu61ztyz" w:colFirst="0" w:colLast="0"/>
      <w:bookmarkEnd w:id="150"/>
      <w:r>
        <w:rPr>
          <w:b/>
        </w:rPr>
        <w:t>Les styles avec CSS</w:t>
      </w:r>
      <w:r>
        <w:rPr>
          <w:noProof/>
        </w:rPr>
        <w:drawing>
          <wp:anchor distT="114300" distB="114300" distL="114300" distR="114300" simplePos="0" relativeHeight="251703296" behindDoc="0" locked="0" layoutInCell="1" hidden="0" allowOverlap="1" wp14:anchorId="79F5E851" wp14:editId="69DE58D2">
            <wp:simplePos x="0" y="0"/>
            <wp:positionH relativeFrom="column">
              <wp:posOffset>19051</wp:posOffset>
            </wp:positionH>
            <wp:positionV relativeFrom="paragraph">
              <wp:posOffset>361950</wp:posOffset>
            </wp:positionV>
            <wp:extent cx="3463396" cy="4452938"/>
            <wp:effectExtent l="0" t="0" r="0" b="0"/>
            <wp:wrapNone/>
            <wp:docPr id="56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3396" cy="4452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3DFADA" w14:textId="77777777" w:rsidR="00E879D8" w:rsidRDefault="00E879D8"/>
    <w:p w14:paraId="74CD6D83" w14:textId="77777777" w:rsidR="00E879D8" w:rsidRDefault="00E879D8"/>
    <w:p w14:paraId="07EF1F26" w14:textId="77777777" w:rsidR="00E879D8" w:rsidRDefault="00E879D8"/>
    <w:p w14:paraId="7B8A9F49" w14:textId="77777777" w:rsidR="00E879D8" w:rsidRDefault="00E879D8"/>
    <w:p w14:paraId="100DB35A" w14:textId="77777777" w:rsidR="00E879D8" w:rsidRDefault="00E879D8"/>
    <w:p w14:paraId="78A632AC" w14:textId="77777777" w:rsidR="00E879D8" w:rsidRDefault="00E879D8"/>
    <w:p w14:paraId="1AF2EC6B" w14:textId="77777777" w:rsidR="00E879D8" w:rsidRDefault="00E879D8"/>
    <w:p w14:paraId="74648921" w14:textId="77777777" w:rsidR="00E879D8" w:rsidRDefault="00E879D8"/>
    <w:p w14:paraId="4FEDA309" w14:textId="77777777" w:rsidR="00E879D8" w:rsidRDefault="00E879D8"/>
    <w:p w14:paraId="6A946769" w14:textId="77777777" w:rsidR="00E879D8" w:rsidRDefault="00E879D8"/>
    <w:p w14:paraId="5A500A80" w14:textId="77777777" w:rsidR="00E879D8" w:rsidRDefault="00E879D8"/>
    <w:p w14:paraId="4BAFA4CB" w14:textId="77777777" w:rsidR="00E879D8" w:rsidRDefault="00E879D8"/>
    <w:p w14:paraId="2C51E6D9" w14:textId="77777777" w:rsidR="00E879D8" w:rsidRDefault="00E879D8"/>
    <w:p w14:paraId="5D11EA46" w14:textId="77777777" w:rsidR="00E879D8" w:rsidRDefault="00E879D8"/>
    <w:p w14:paraId="1355584C" w14:textId="77777777" w:rsidR="00E879D8" w:rsidRDefault="00E879D8"/>
    <w:p w14:paraId="4C291F6B" w14:textId="77777777" w:rsidR="00E879D8" w:rsidRDefault="00E879D8"/>
    <w:p w14:paraId="60A73478" w14:textId="77777777" w:rsidR="00E879D8" w:rsidRDefault="00E879D8"/>
    <w:p w14:paraId="0994CF51" w14:textId="77777777" w:rsidR="00E879D8" w:rsidRDefault="00E879D8"/>
    <w:p w14:paraId="2CE2033C" w14:textId="77777777" w:rsidR="00E879D8" w:rsidRDefault="00E879D8"/>
    <w:p w14:paraId="75A2E019" w14:textId="77777777" w:rsidR="00E879D8" w:rsidRDefault="00E879D8"/>
    <w:p w14:paraId="047C0DFB" w14:textId="77777777" w:rsidR="00E879D8" w:rsidRDefault="00E879D8"/>
    <w:p w14:paraId="26310311" w14:textId="77777777" w:rsidR="00E879D8" w:rsidRDefault="00E879D8"/>
    <w:p w14:paraId="414F7573" w14:textId="77777777" w:rsidR="00E879D8" w:rsidRDefault="00E879D8"/>
    <w:p w14:paraId="20598130" w14:textId="77777777" w:rsidR="00E879D8" w:rsidRDefault="00E879D8"/>
    <w:p w14:paraId="24BDE20F" w14:textId="77777777" w:rsidR="00E879D8" w:rsidRDefault="00000000">
      <w:pPr>
        <w:pStyle w:val="Titre2"/>
        <w:rPr>
          <w:b/>
        </w:rPr>
      </w:pPr>
      <w:bookmarkStart w:id="151" w:name="_4m42t0q349h8" w:colFirst="0" w:colLast="0"/>
      <w:bookmarkEnd w:id="151"/>
      <w:r>
        <w:rPr>
          <w:b/>
        </w:rPr>
        <w:t xml:space="preserve">Sélecteurs CSS </w:t>
      </w:r>
    </w:p>
    <w:p w14:paraId="23962833" w14:textId="77777777" w:rsidR="00E879D8" w:rsidRDefault="00E879D8"/>
    <w:p w14:paraId="529102B2" w14:textId="77777777" w:rsidR="00E879D8" w:rsidRDefault="00000000">
      <w:r>
        <w:t xml:space="preserve">Forme d’un sélecteur CSS </w:t>
      </w:r>
    </w:p>
    <w:p w14:paraId="20213C29" w14:textId="77777777" w:rsidR="00E879D8" w:rsidRDefault="00000000">
      <w:r>
        <w:rPr>
          <w:noProof/>
        </w:rPr>
        <w:drawing>
          <wp:inline distT="114300" distB="114300" distL="114300" distR="114300" wp14:anchorId="120251A0" wp14:editId="7E0218B9">
            <wp:extent cx="3433763" cy="597176"/>
            <wp:effectExtent l="0" t="0" r="0" b="0"/>
            <wp:docPr id="4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597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DAE09" w14:textId="77777777" w:rsidR="00E879D8" w:rsidRDefault="00E879D8"/>
    <w:p w14:paraId="45DA7180" w14:textId="77777777" w:rsidR="00E879D8" w:rsidRDefault="00000000">
      <w:r>
        <w:t>Sélecteur par classe CSS (.) ou par id (</w:t>
      </w:r>
      <w:r>
        <w:rPr>
          <w:color w:val="1EB540"/>
        </w:rPr>
        <w:t>#</w:t>
      </w:r>
      <w:r>
        <w:t xml:space="preserve">) </w:t>
      </w:r>
    </w:p>
    <w:p w14:paraId="68411A5B" w14:textId="77777777" w:rsidR="00E879D8" w:rsidRDefault="00E879D8"/>
    <w:p w14:paraId="249D139D" w14:textId="77777777" w:rsidR="00E879D8" w:rsidRDefault="00000000">
      <w:r>
        <w:t xml:space="preserve">Exemples de patterns : </w:t>
      </w:r>
    </w:p>
    <w:p w14:paraId="39063FDC" w14:textId="77777777" w:rsidR="00E879D8" w:rsidRDefault="00000000">
      <w:r>
        <w:rPr>
          <w:noProof/>
        </w:rPr>
        <w:drawing>
          <wp:inline distT="114300" distB="114300" distL="114300" distR="114300" wp14:anchorId="317B7ADA" wp14:editId="6924CA98">
            <wp:extent cx="4113183" cy="601929"/>
            <wp:effectExtent l="0" t="0" r="0" b="0"/>
            <wp:docPr id="78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3183" cy="6019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CC9BE3" w14:textId="77777777" w:rsidR="00E879D8" w:rsidRDefault="00E879D8"/>
    <w:p w14:paraId="27851973" w14:textId="77777777" w:rsidR="00E879D8" w:rsidRDefault="00000000">
      <w:r>
        <w:t xml:space="preserve">Consulter le guide de référence </w:t>
      </w:r>
      <w:proofErr w:type="spellStart"/>
      <w:r>
        <w:t>JavaFX</w:t>
      </w:r>
      <w:proofErr w:type="spellEnd"/>
      <w:r>
        <w:t xml:space="preserve"> </w:t>
      </w:r>
    </w:p>
    <w:p w14:paraId="382E1D48" w14:textId="77777777" w:rsidR="00E879D8" w:rsidRDefault="00E879D8">
      <w:hyperlink r:id="rId105">
        <w:r>
          <w:rPr>
            <w:color w:val="1155CC"/>
            <w:u w:val="single"/>
          </w:rPr>
          <w:t xml:space="preserve">http://docs.oracle.com/javase/8/javafx/api/javafx/scene/doc-files/cssref.html </w:t>
        </w:r>
      </w:hyperlink>
    </w:p>
    <w:p w14:paraId="5C261817" w14:textId="77777777" w:rsidR="00E879D8" w:rsidRDefault="00E879D8"/>
    <w:p w14:paraId="3C770864" w14:textId="77777777" w:rsidR="00E879D8" w:rsidRDefault="00E879D8"/>
    <w:p w14:paraId="3D89BC98" w14:textId="77777777" w:rsidR="00E879D8" w:rsidRDefault="00000000">
      <w:r>
        <w:t xml:space="preserve">Il existe des classes </w:t>
      </w:r>
      <w:proofErr w:type="spellStart"/>
      <w:r>
        <w:t>css</w:t>
      </w:r>
      <w:proofErr w:type="spellEnd"/>
      <w:r>
        <w:t xml:space="preserve"> par défaut </w:t>
      </w:r>
      <w:proofErr w:type="gramStart"/>
      <w:r>
        <w:t>(.root, .</w:t>
      </w:r>
      <w:proofErr w:type="spellStart"/>
      <w:r>
        <w:t>grid</w:t>
      </w:r>
      <w:proofErr w:type="spellEnd"/>
      <w:proofErr w:type="gramEnd"/>
      <w:r>
        <w:t>-pane</w:t>
      </w:r>
      <w:proofErr w:type="gramStart"/>
      <w:r>
        <w:t>, .</w:t>
      </w:r>
      <w:proofErr w:type="spellStart"/>
      <w:r>
        <w:t>button</w:t>
      </w:r>
      <w:proofErr w:type="spellEnd"/>
      <w:proofErr w:type="gramEnd"/>
      <w:r>
        <w:t xml:space="preserve">) </w:t>
      </w:r>
    </w:p>
    <w:p w14:paraId="6814EC02" w14:textId="77777777" w:rsidR="00E879D8" w:rsidRDefault="00E879D8"/>
    <w:p w14:paraId="05AEEBEF" w14:textId="77777777" w:rsidR="00E879D8" w:rsidRDefault="00000000">
      <w:r>
        <w:t xml:space="preserve">Les propriétés CSS </w:t>
      </w:r>
      <w:proofErr w:type="spellStart"/>
      <w:r>
        <w:t>pré-définies</w:t>
      </w:r>
      <w:proofErr w:type="spellEnd"/>
      <w:r>
        <w:t xml:space="preserve"> sont préfixées par "</w:t>
      </w:r>
      <w:r>
        <w:rPr>
          <w:color w:val="0000FF"/>
        </w:rPr>
        <w:t>-fx-</w:t>
      </w:r>
      <w:r>
        <w:t xml:space="preserve">" </w:t>
      </w:r>
    </w:p>
    <w:p w14:paraId="229DF62F" w14:textId="77777777" w:rsidR="00E879D8" w:rsidRDefault="00000000">
      <w:r>
        <w:rPr>
          <w:noProof/>
        </w:rPr>
        <w:lastRenderedPageBreak/>
        <w:drawing>
          <wp:inline distT="114300" distB="114300" distL="114300" distR="114300" wp14:anchorId="437D1B69" wp14:editId="31915E17">
            <wp:extent cx="3919538" cy="1087314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108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FA320E" w14:textId="77777777" w:rsidR="00E879D8" w:rsidRDefault="00E879D8"/>
    <w:p w14:paraId="395F19C7" w14:textId="77777777" w:rsidR="00E879D8" w:rsidRDefault="00000000">
      <w:r>
        <w:t xml:space="preserve">Pour rajouter un fichier CSS (au niveau de la Scène) : </w:t>
      </w:r>
    </w:p>
    <w:p w14:paraId="106CC734" w14:textId="77777777" w:rsidR="00E879D8" w:rsidRDefault="00000000">
      <w:r>
        <w:rPr>
          <w:noProof/>
        </w:rPr>
        <w:drawing>
          <wp:inline distT="114300" distB="114300" distL="114300" distR="114300" wp14:anchorId="30D3751E" wp14:editId="3B40D4CB">
            <wp:extent cx="4033838" cy="860093"/>
            <wp:effectExtent l="0" t="0" r="0" b="0"/>
            <wp:docPr id="55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860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2DC8C" w14:textId="77777777" w:rsidR="00E879D8" w:rsidRDefault="00E879D8"/>
    <w:p w14:paraId="2C73CBB7" w14:textId="77777777" w:rsidR="00E879D8" w:rsidRDefault="00000000">
      <w:r>
        <w:t xml:space="preserve">On peut aussi rajouter des polices de caractères (fonts) </w:t>
      </w:r>
    </w:p>
    <w:p w14:paraId="715AF1B0" w14:textId="77777777" w:rsidR="00E879D8" w:rsidRDefault="00000000">
      <w:r>
        <w:rPr>
          <w:noProof/>
        </w:rPr>
        <w:drawing>
          <wp:inline distT="114300" distB="114300" distL="114300" distR="114300" wp14:anchorId="413041DE" wp14:editId="735BBE7B">
            <wp:extent cx="5731200" cy="355600"/>
            <wp:effectExtent l="0" t="0" r="0" b="0"/>
            <wp:docPr id="2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6CE58" w14:textId="77777777" w:rsidR="00E879D8" w:rsidRDefault="00000000">
      <w:pPr>
        <w:pStyle w:val="Titre2"/>
        <w:rPr>
          <w:b/>
        </w:rPr>
      </w:pPr>
      <w:bookmarkStart w:id="152" w:name="_jtqgi3vapqhr" w:colFirst="0" w:colLast="0"/>
      <w:bookmarkEnd w:id="152"/>
      <w:r>
        <w:rPr>
          <w:b/>
        </w:rPr>
        <w:t xml:space="preserve">Style </w:t>
      </w:r>
      <w:proofErr w:type="spellStart"/>
      <w:r>
        <w:rPr>
          <w:b/>
        </w:rPr>
        <w:t>inline</w:t>
      </w:r>
      <w:proofErr w:type="spellEnd"/>
      <w:r>
        <w:rPr>
          <w:b/>
        </w:rPr>
        <w:t xml:space="preserve"> : prioritaire </w:t>
      </w:r>
    </w:p>
    <w:p w14:paraId="3F56E4E7" w14:textId="77777777" w:rsidR="00E879D8" w:rsidRDefault="00E879D8"/>
    <w:p w14:paraId="03985115" w14:textId="77777777" w:rsidR="00E879D8" w:rsidRDefault="00000000">
      <w:pPr>
        <w:rPr>
          <w:b/>
        </w:rPr>
      </w:pPr>
      <w:r>
        <w:rPr>
          <w:b/>
        </w:rPr>
        <w:t xml:space="preserve">Modifier le style de manière programmatique </w:t>
      </w:r>
    </w:p>
    <w:p w14:paraId="056B39F8" w14:textId="77777777" w:rsidR="00E879D8" w:rsidRDefault="00000000">
      <w:pPr>
        <w:numPr>
          <w:ilvl w:val="0"/>
          <w:numId w:val="18"/>
        </w:numPr>
      </w:pPr>
      <w:r>
        <w:t xml:space="preserve">Rajouter ou supprimer une classe </w:t>
      </w:r>
      <w:proofErr w:type="spellStart"/>
      <w:r>
        <w:t>css</w:t>
      </w:r>
      <w:proofErr w:type="spellEnd"/>
      <w:r>
        <w:t xml:space="preserve"> avec la méthode </w:t>
      </w:r>
    </w:p>
    <w:p w14:paraId="7D9BA06E" w14:textId="77777777" w:rsidR="00E879D8" w:rsidRPr="00EE174F" w:rsidRDefault="00000000">
      <w:pPr>
        <w:ind w:left="720"/>
        <w:rPr>
          <w:color w:val="1EB540"/>
          <w:lang w:val="en-US"/>
        </w:rPr>
      </w:pPr>
      <w:proofErr w:type="spellStart"/>
      <w:r w:rsidRPr="00EE174F">
        <w:rPr>
          <w:color w:val="1EB540"/>
          <w:lang w:val="en-US"/>
        </w:rPr>
        <w:t>getStyleClass</w:t>
      </w:r>
      <w:proofErr w:type="spellEnd"/>
      <w:r w:rsidRPr="00EE174F">
        <w:rPr>
          <w:color w:val="1EB540"/>
          <w:lang w:val="en-US"/>
        </w:rPr>
        <w:t>(</w:t>
      </w:r>
      <w:proofErr w:type="gramStart"/>
      <w:r w:rsidRPr="00EE174F">
        <w:rPr>
          <w:color w:val="1EB540"/>
          <w:lang w:val="en-US"/>
        </w:rPr>
        <w:t>).add</w:t>
      </w:r>
      <w:proofErr w:type="gramEnd"/>
      <w:r w:rsidRPr="00EE174F">
        <w:rPr>
          <w:color w:val="1EB540"/>
          <w:lang w:val="en-US"/>
        </w:rPr>
        <w:t>()</w:t>
      </w:r>
      <w:r w:rsidRPr="00EE174F">
        <w:rPr>
          <w:lang w:val="en-US"/>
        </w:rPr>
        <w:t xml:space="preserve"> </w:t>
      </w:r>
      <w:proofErr w:type="spellStart"/>
      <w:r w:rsidRPr="00EE174F">
        <w:rPr>
          <w:lang w:val="en-US"/>
        </w:rPr>
        <w:t>ou</w:t>
      </w:r>
      <w:proofErr w:type="spellEnd"/>
      <w:r w:rsidRPr="00EE174F">
        <w:rPr>
          <w:lang w:val="en-US"/>
        </w:rPr>
        <w:t xml:space="preserve"> </w:t>
      </w:r>
      <w:proofErr w:type="spellStart"/>
      <w:r w:rsidRPr="00EE174F">
        <w:rPr>
          <w:color w:val="1EB540"/>
          <w:lang w:val="en-US"/>
        </w:rPr>
        <w:t>getStyleClass</w:t>
      </w:r>
      <w:proofErr w:type="spellEnd"/>
      <w:r w:rsidRPr="00EE174F">
        <w:rPr>
          <w:color w:val="1EB540"/>
          <w:lang w:val="en-US"/>
        </w:rPr>
        <w:t>(</w:t>
      </w:r>
      <w:proofErr w:type="gramStart"/>
      <w:r w:rsidRPr="00EE174F">
        <w:rPr>
          <w:color w:val="1EB540"/>
          <w:lang w:val="en-US"/>
        </w:rPr>
        <w:t>).remove</w:t>
      </w:r>
      <w:proofErr w:type="gramEnd"/>
      <w:r w:rsidRPr="00EE174F">
        <w:rPr>
          <w:color w:val="1EB540"/>
          <w:lang w:val="en-US"/>
        </w:rPr>
        <w:t xml:space="preserve">() </w:t>
      </w:r>
    </w:p>
    <w:p w14:paraId="566684C9" w14:textId="77777777" w:rsidR="00E879D8" w:rsidRPr="00EE174F" w:rsidRDefault="00E879D8">
      <w:pPr>
        <w:ind w:left="720"/>
        <w:rPr>
          <w:lang w:val="en-US"/>
        </w:rPr>
      </w:pPr>
    </w:p>
    <w:p w14:paraId="3600F15B" w14:textId="77777777" w:rsidR="00E879D8" w:rsidRDefault="00000000">
      <w:pPr>
        <w:numPr>
          <w:ilvl w:val="0"/>
          <w:numId w:val="18"/>
        </w:numPr>
      </w:pPr>
      <w:r>
        <w:t xml:space="preserve">Rajouter un id de classe : </w:t>
      </w:r>
      <w:proofErr w:type="spellStart"/>
      <w:r>
        <w:rPr>
          <w:color w:val="1EB540"/>
        </w:rPr>
        <w:t>setId</w:t>
      </w:r>
      <w:proofErr w:type="spellEnd"/>
      <w:r>
        <w:rPr>
          <w:color w:val="1EB540"/>
        </w:rPr>
        <w:t>("mon-bouton")</w:t>
      </w:r>
      <w:r>
        <w:t xml:space="preserve">, </w:t>
      </w:r>
    </w:p>
    <w:p w14:paraId="5D37FDD5" w14:textId="77777777" w:rsidR="00E879D8" w:rsidRDefault="00000000">
      <w:pPr>
        <w:ind w:left="720"/>
        <w:rPr>
          <w:color w:val="1EB540"/>
        </w:rPr>
      </w:pPr>
      <w:r>
        <w:t xml:space="preserve">Récupérer le nœud : </w:t>
      </w:r>
      <w:proofErr w:type="spellStart"/>
      <w:r>
        <w:rPr>
          <w:color w:val="1EB540"/>
        </w:rPr>
        <w:t>Scene.lookup</w:t>
      </w:r>
      <w:proofErr w:type="spellEnd"/>
      <w:r>
        <w:rPr>
          <w:color w:val="1EB540"/>
        </w:rPr>
        <w:t xml:space="preserve">("#mon-bouton") </w:t>
      </w:r>
    </w:p>
    <w:p w14:paraId="4811C30C" w14:textId="77777777" w:rsidR="00E879D8" w:rsidRDefault="00E879D8">
      <w:pPr>
        <w:ind w:left="720"/>
      </w:pPr>
    </w:p>
    <w:p w14:paraId="6C748810" w14:textId="77777777" w:rsidR="00E879D8" w:rsidRDefault="00000000">
      <w:pPr>
        <w:numPr>
          <w:ilvl w:val="0"/>
          <w:numId w:val="18"/>
        </w:numPr>
      </w:pPr>
      <w:r>
        <w:t xml:space="preserve">Surcharger un style avec la méthode : </w:t>
      </w:r>
      <w:proofErr w:type="spellStart"/>
      <w:proofErr w:type="gramStart"/>
      <w:r>
        <w:rPr>
          <w:color w:val="1EB540"/>
        </w:rPr>
        <w:t>setStyle</w:t>
      </w:r>
      <w:proofErr w:type="spellEnd"/>
      <w:r>
        <w:rPr>
          <w:color w:val="1EB540"/>
        </w:rPr>
        <w:t>(</w:t>
      </w:r>
      <w:proofErr w:type="gramEnd"/>
      <w:r>
        <w:rPr>
          <w:color w:val="1EB540"/>
        </w:rPr>
        <w:t xml:space="preserve">) </w:t>
      </w:r>
    </w:p>
    <w:p w14:paraId="4D94AC72" w14:textId="77777777" w:rsidR="00E879D8" w:rsidRDefault="00E879D8"/>
    <w:p w14:paraId="5BA87B23" w14:textId="77777777" w:rsidR="00E879D8" w:rsidRDefault="00000000">
      <w:pPr>
        <w:rPr>
          <w:b/>
        </w:rPr>
      </w:pPr>
      <w:r>
        <w:rPr>
          <w:b/>
        </w:rPr>
        <w:t>Un exemple commenté :</w:t>
      </w:r>
    </w:p>
    <w:p w14:paraId="6988D2DE" w14:textId="77777777" w:rsidR="00E879D8" w:rsidRDefault="00E879D8"/>
    <w:p w14:paraId="410E70BB" w14:textId="77777777" w:rsidR="00E879D8" w:rsidRDefault="00000000">
      <w:r>
        <w:rPr>
          <w:noProof/>
        </w:rPr>
        <w:drawing>
          <wp:anchor distT="114300" distB="114300" distL="114300" distR="114300" simplePos="0" relativeHeight="251704320" behindDoc="0" locked="0" layoutInCell="1" hidden="0" allowOverlap="1" wp14:anchorId="21A776E9" wp14:editId="308996CC">
            <wp:simplePos x="0" y="0"/>
            <wp:positionH relativeFrom="column">
              <wp:posOffset>1</wp:posOffset>
            </wp:positionH>
            <wp:positionV relativeFrom="paragraph">
              <wp:posOffset>266700</wp:posOffset>
            </wp:positionV>
            <wp:extent cx="5055367" cy="1541813"/>
            <wp:effectExtent l="0" t="0" r="0" b="0"/>
            <wp:wrapNone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5367" cy="1541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0786DB" w14:textId="77777777" w:rsidR="00E879D8" w:rsidRDefault="00E879D8"/>
    <w:p w14:paraId="55CD5FFE" w14:textId="77777777" w:rsidR="00E879D8" w:rsidRDefault="00E879D8"/>
    <w:p w14:paraId="42E86459" w14:textId="77777777" w:rsidR="00E879D8" w:rsidRDefault="00E879D8"/>
    <w:p w14:paraId="685E7256" w14:textId="77777777" w:rsidR="00E879D8" w:rsidRDefault="00E879D8"/>
    <w:p w14:paraId="0A553C70" w14:textId="77777777" w:rsidR="00E879D8" w:rsidRDefault="00E879D8"/>
    <w:p w14:paraId="02FC5D72" w14:textId="77777777" w:rsidR="00E879D8" w:rsidRDefault="00E879D8"/>
    <w:p w14:paraId="2699A034" w14:textId="77777777" w:rsidR="00E879D8" w:rsidRDefault="00E879D8"/>
    <w:p w14:paraId="6EA3B0CC" w14:textId="77777777" w:rsidR="00E879D8" w:rsidRDefault="00000000">
      <w:pPr>
        <w:pStyle w:val="Titre2"/>
        <w:rPr>
          <w:b/>
        </w:rPr>
      </w:pPr>
      <w:bookmarkStart w:id="153" w:name="_ix7k88gutzs6" w:colFirst="0" w:colLast="0"/>
      <w:bookmarkEnd w:id="153"/>
      <w:r>
        <w:rPr>
          <w:b/>
        </w:rPr>
        <w:t xml:space="preserve">Les Thèmes 1/2 </w:t>
      </w:r>
      <w:r>
        <w:rPr>
          <w:noProof/>
        </w:rPr>
        <w:drawing>
          <wp:anchor distT="114300" distB="114300" distL="114300" distR="114300" simplePos="0" relativeHeight="251705344" behindDoc="0" locked="0" layoutInCell="1" hidden="0" allowOverlap="1" wp14:anchorId="296AD4E5" wp14:editId="0276254B">
            <wp:simplePos x="0" y="0"/>
            <wp:positionH relativeFrom="column">
              <wp:posOffset>2924175</wp:posOffset>
            </wp:positionH>
            <wp:positionV relativeFrom="paragraph">
              <wp:posOffset>114300</wp:posOffset>
            </wp:positionV>
            <wp:extent cx="2709863" cy="1459660"/>
            <wp:effectExtent l="0" t="0" r="0" b="0"/>
            <wp:wrapNone/>
            <wp:docPr id="95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1459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C28503" w14:textId="77777777" w:rsidR="00E879D8" w:rsidRDefault="00E879D8"/>
    <w:p w14:paraId="79758426" w14:textId="77777777" w:rsidR="00E879D8" w:rsidRDefault="00E879D8"/>
    <w:p w14:paraId="2C5BB19F" w14:textId="77777777" w:rsidR="00E879D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Deux thèmes fournis : </w:t>
      </w:r>
    </w:p>
    <w:p w14:paraId="54B9F880" w14:textId="77777777" w:rsidR="00E879D8" w:rsidRDefault="00000000">
      <w:pPr>
        <w:numPr>
          <w:ilvl w:val="0"/>
          <w:numId w:val="131"/>
        </w:numPr>
      </w:pPr>
      <w:proofErr w:type="spellStart"/>
      <w:r>
        <w:t>Caspian</w:t>
      </w:r>
      <w:proofErr w:type="spellEnd"/>
      <w:r>
        <w:t xml:space="preserve"> </w:t>
      </w:r>
    </w:p>
    <w:p w14:paraId="7D7F3B3C" w14:textId="77777777" w:rsidR="00E879D8" w:rsidRDefault="00000000">
      <w:pPr>
        <w:numPr>
          <w:ilvl w:val="0"/>
          <w:numId w:val="131"/>
        </w:numPr>
      </w:pPr>
      <w:proofErr w:type="spellStart"/>
      <w:r>
        <w:lastRenderedPageBreak/>
        <w:t>Modena</w:t>
      </w:r>
      <w:proofErr w:type="spellEnd"/>
      <w:r>
        <w:t xml:space="preserve"> (défaut) </w:t>
      </w:r>
    </w:p>
    <w:p w14:paraId="15106CDA" w14:textId="77777777" w:rsidR="00E879D8" w:rsidRDefault="00000000">
      <w:pPr>
        <w:ind w:left="720"/>
      </w:pPr>
      <w:r>
        <w:rPr>
          <w:noProof/>
        </w:rPr>
        <w:drawing>
          <wp:anchor distT="114300" distB="114300" distL="114300" distR="114300" simplePos="0" relativeHeight="251706368" behindDoc="0" locked="0" layoutInCell="1" hidden="0" allowOverlap="1" wp14:anchorId="09816865" wp14:editId="448E9C5F">
            <wp:simplePos x="0" y="0"/>
            <wp:positionH relativeFrom="column">
              <wp:posOffset>4362450</wp:posOffset>
            </wp:positionH>
            <wp:positionV relativeFrom="paragraph">
              <wp:posOffset>286234</wp:posOffset>
            </wp:positionV>
            <wp:extent cx="782913" cy="1376846"/>
            <wp:effectExtent l="0" t="0" r="0" b="0"/>
            <wp:wrapNone/>
            <wp:docPr id="92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2913" cy="13768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2CAB02" w14:textId="77777777" w:rsidR="00E879D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Autres thèmes disponibles : </w:t>
      </w:r>
    </w:p>
    <w:p w14:paraId="76A92DF6" w14:textId="77777777" w:rsidR="00E879D8" w:rsidRDefault="00000000">
      <w:pPr>
        <w:numPr>
          <w:ilvl w:val="0"/>
          <w:numId w:val="74"/>
        </w:numPr>
      </w:pPr>
      <w:proofErr w:type="spellStart"/>
      <w:r>
        <w:t>AquaFX</w:t>
      </w:r>
      <w:proofErr w:type="spellEnd"/>
      <w:r>
        <w:t xml:space="preserve"> (style </w:t>
      </w:r>
      <w:proofErr w:type="spellStart"/>
      <w:r>
        <w:t>MacOS</w:t>
      </w:r>
      <w:proofErr w:type="spellEnd"/>
      <w:r>
        <w:t xml:space="preserve">) </w:t>
      </w:r>
    </w:p>
    <w:p w14:paraId="53552616" w14:textId="77777777" w:rsidR="00E879D8" w:rsidRDefault="00000000">
      <w:pPr>
        <w:numPr>
          <w:ilvl w:val="0"/>
          <w:numId w:val="74"/>
        </w:numPr>
      </w:pPr>
      <w:proofErr w:type="spellStart"/>
      <w:r>
        <w:t>Jmetro</w:t>
      </w:r>
      <w:proofErr w:type="spellEnd"/>
      <w:r>
        <w:t xml:space="preserve"> (style Windows 8) </w:t>
      </w:r>
    </w:p>
    <w:p w14:paraId="04A2ED3E" w14:textId="77777777" w:rsidR="00E879D8" w:rsidRDefault="00000000">
      <w:pPr>
        <w:numPr>
          <w:ilvl w:val="0"/>
          <w:numId w:val="74"/>
        </w:numPr>
      </w:pPr>
      <w:r>
        <w:t xml:space="preserve">Flatter (style dédié aux les appareils tactiles) </w:t>
      </w:r>
    </w:p>
    <w:p w14:paraId="79740F6E" w14:textId="77777777" w:rsidR="00E879D8" w:rsidRDefault="00000000">
      <w:pPr>
        <w:numPr>
          <w:ilvl w:val="0"/>
          <w:numId w:val="74"/>
        </w:numPr>
      </w:pPr>
      <w:proofErr w:type="spellStart"/>
      <w:r>
        <w:t>BoxFX</w:t>
      </w:r>
      <w:proofErr w:type="spellEnd"/>
      <w:r>
        <w:t xml:space="preserve"> (</w:t>
      </w:r>
      <w:proofErr w:type="spellStart"/>
      <w:r>
        <w:t>lanceurd’applications</w:t>
      </w:r>
      <w:proofErr w:type="spellEnd"/>
      <w:r>
        <w:t xml:space="preserve"> sous Raspberry Pi) </w:t>
      </w:r>
    </w:p>
    <w:p w14:paraId="7480D9BB" w14:textId="77777777" w:rsidR="00E879D8" w:rsidRDefault="00E879D8"/>
    <w:p w14:paraId="0E2DD4FF" w14:textId="77777777" w:rsidR="00E879D8" w:rsidRDefault="00000000">
      <w:pPr>
        <w:pStyle w:val="Titre2"/>
        <w:rPr>
          <w:b/>
        </w:rPr>
      </w:pPr>
      <w:bookmarkStart w:id="154" w:name="_x004tas493yl" w:colFirst="0" w:colLast="0"/>
      <w:bookmarkEnd w:id="154"/>
      <w:r>
        <w:rPr>
          <w:b/>
        </w:rPr>
        <w:t xml:space="preserve">Les Thèmes 2/2 </w:t>
      </w:r>
    </w:p>
    <w:p w14:paraId="0F50EA12" w14:textId="77777777" w:rsidR="00E879D8" w:rsidRDefault="00E879D8"/>
    <w:p w14:paraId="2E306731" w14:textId="77777777" w:rsidR="00E879D8" w:rsidRDefault="00000000">
      <w:r>
        <w:t xml:space="preserve">Deux méthodes (une globale et une locale à la Scène) </w:t>
      </w:r>
    </w:p>
    <w:p w14:paraId="11F3948D" w14:textId="77777777" w:rsidR="00E879D8" w:rsidRDefault="00000000">
      <w:pPr>
        <w:numPr>
          <w:ilvl w:val="0"/>
          <w:numId w:val="49"/>
        </w:numPr>
        <w:rPr>
          <w:i/>
        </w:rPr>
      </w:pPr>
      <w:proofErr w:type="spellStart"/>
      <w:proofErr w:type="gramStart"/>
      <w:r>
        <w:rPr>
          <w:i/>
        </w:rPr>
        <w:t>setUserAgentStylesheet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String url) </w:t>
      </w:r>
      <w:r>
        <w:rPr>
          <w:noProof/>
        </w:rPr>
        <w:drawing>
          <wp:anchor distT="114300" distB="114300" distL="114300" distR="114300" simplePos="0" relativeHeight="251707392" behindDoc="0" locked="0" layoutInCell="1" hidden="0" allowOverlap="1" wp14:anchorId="2E11C364" wp14:editId="7A81AA8B">
            <wp:simplePos x="0" y="0"/>
            <wp:positionH relativeFrom="column">
              <wp:posOffset>1</wp:posOffset>
            </wp:positionH>
            <wp:positionV relativeFrom="paragraph">
              <wp:posOffset>180975</wp:posOffset>
            </wp:positionV>
            <wp:extent cx="3852863" cy="813207"/>
            <wp:effectExtent l="0" t="0" r="0" b="0"/>
            <wp:wrapNone/>
            <wp:docPr id="42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813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969F38" w14:textId="77777777" w:rsidR="00E879D8" w:rsidRDefault="00E879D8">
      <w:pPr>
        <w:ind w:firstLine="720"/>
      </w:pPr>
    </w:p>
    <w:p w14:paraId="5566F172" w14:textId="77777777" w:rsidR="00E879D8" w:rsidRDefault="00E879D8">
      <w:pPr>
        <w:ind w:firstLine="720"/>
      </w:pPr>
    </w:p>
    <w:p w14:paraId="694994E7" w14:textId="77777777" w:rsidR="00E879D8" w:rsidRDefault="00E879D8">
      <w:pPr>
        <w:ind w:firstLine="720"/>
      </w:pPr>
    </w:p>
    <w:p w14:paraId="46E250BD" w14:textId="77777777" w:rsidR="00E879D8" w:rsidRDefault="00E879D8">
      <w:pPr>
        <w:ind w:firstLine="720"/>
      </w:pPr>
    </w:p>
    <w:p w14:paraId="73402EEF" w14:textId="77777777" w:rsidR="00E879D8" w:rsidRDefault="00E879D8">
      <w:pPr>
        <w:ind w:firstLine="720"/>
      </w:pPr>
    </w:p>
    <w:p w14:paraId="00558396" w14:textId="77777777" w:rsidR="00E879D8" w:rsidRDefault="00000000">
      <w:r>
        <w:t xml:space="preserve">• vu précédemment : </w:t>
      </w:r>
    </w:p>
    <w:p w14:paraId="6BA5AF3D" w14:textId="77777777" w:rsidR="00E879D8" w:rsidRPr="00EF0AFD" w:rsidRDefault="00000000">
      <w:pPr>
        <w:ind w:firstLine="720"/>
        <w:rPr>
          <w:i/>
          <w:lang w:val="en-US"/>
        </w:rPr>
      </w:pPr>
      <w:proofErr w:type="spellStart"/>
      <w:proofErr w:type="gramStart"/>
      <w:r w:rsidRPr="00EF0AFD">
        <w:rPr>
          <w:i/>
          <w:lang w:val="en-US"/>
        </w:rPr>
        <w:t>scene.getStylesheets</w:t>
      </w:r>
      <w:proofErr w:type="spellEnd"/>
      <w:proofErr w:type="gramEnd"/>
      <w:r w:rsidRPr="00EF0AFD">
        <w:rPr>
          <w:i/>
          <w:lang w:val="en-US"/>
        </w:rPr>
        <w:t>(</w:t>
      </w:r>
      <w:proofErr w:type="gramStart"/>
      <w:r w:rsidRPr="00EF0AFD">
        <w:rPr>
          <w:i/>
          <w:lang w:val="en-US"/>
        </w:rPr>
        <w:t>).clear</w:t>
      </w:r>
      <w:proofErr w:type="gramEnd"/>
      <w:r w:rsidRPr="00EF0AFD">
        <w:rPr>
          <w:i/>
          <w:lang w:val="en-US"/>
        </w:rPr>
        <w:t xml:space="preserve">() </w:t>
      </w:r>
    </w:p>
    <w:p w14:paraId="4E409545" w14:textId="77777777" w:rsidR="00E879D8" w:rsidRPr="00EE174F" w:rsidRDefault="00000000">
      <w:pPr>
        <w:ind w:firstLine="720"/>
        <w:rPr>
          <w:i/>
          <w:lang w:val="en-US"/>
        </w:rPr>
      </w:pPr>
      <w:proofErr w:type="spellStart"/>
      <w:proofErr w:type="gramStart"/>
      <w:r w:rsidRPr="00EE174F">
        <w:rPr>
          <w:i/>
          <w:lang w:val="en-US"/>
        </w:rPr>
        <w:t>scene.getStylesheets</w:t>
      </w:r>
      <w:proofErr w:type="spellEnd"/>
      <w:proofErr w:type="gramEnd"/>
      <w:r w:rsidRPr="00EE174F">
        <w:rPr>
          <w:i/>
          <w:lang w:val="en-US"/>
        </w:rPr>
        <w:t>(</w:t>
      </w:r>
      <w:proofErr w:type="gramStart"/>
      <w:r w:rsidRPr="00EE174F">
        <w:rPr>
          <w:i/>
          <w:lang w:val="en-US"/>
        </w:rPr>
        <w:t>).add</w:t>
      </w:r>
      <w:proofErr w:type="gramEnd"/>
      <w:r w:rsidRPr="00EE174F">
        <w:rPr>
          <w:i/>
          <w:lang w:val="en-US"/>
        </w:rPr>
        <w:t xml:space="preserve">(String </w:t>
      </w:r>
      <w:proofErr w:type="spellStart"/>
      <w:r w:rsidRPr="00EE174F">
        <w:rPr>
          <w:i/>
          <w:lang w:val="en-US"/>
        </w:rPr>
        <w:t>url</w:t>
      </w:r>
      <w:proofErr w:type="spellEnd"/>
      <w:r w:rsidRPr="00EE174F">
        <w:rPr>
          <w:i/>
          <w:lang w:val="en-US"/>
        </w:rPr>
        <w:t xml:space="preserve">) </w:t>
      </w:r>
    </w:p>
    <w:p w14:paraId="1EAB65B0" w14:textId="77777777" w:rsidR="00E879D8" w:rsidRDefault="00000000">
      <w:r>
        <w:rPr>
          <w:noProof/>
        </w:rPr>
        <w:drawing>
          <wp:inline distT="114300" distB="114300" distL="114300" distR="114300" wp14:anchorId="5B7880D1" wp14:editId="38F2C88A">
            <wp:extent cx="5731200" cy="228600"/>
            <wp:effectExtent l="0" t="0" r="0" b="0"/>
            <wp:docPr id="35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8E0D0" w14:textId="77777777" w:rsidR="00E879D8" w:rsidRDefault="00000000">
      <w:pPr>
        <w:pStyle w:val="Titre1"/>
        <w:rPr>
          <w:b/>
        </w:rPr>
      </w:pPr>
      <w:bookmarkStart w:id="155" w:name="_cp9lf249vob9" w:colFirst="0" w:colLast="0"/>
      <w:bookmarkEnd w:id="155"/>
      <w:r>
        <w:rPr>
          <w:b/>
        </w:rPr>
        <w:t xml:space="preserve">L’outil </w:t>
      </w:r>
      <w:proofErr w:type="spellStart"/>
      <w:r>
        <w:rPr>
          <w:b/>
        </w:rPr>
        <w:t>Scene</w:t>
      </w:r>
      <w:proofErr w:type="spellEnd"/>
      <w:r>
        <w:rPr>
          <w:b/>
        </w:rPr>
        <w:t xml:space="preserve"> Builder</w:t>
      </w:r>
      <w:r>
        <w:rPr>
          <w:noProof/>
        </w:rPr>
        <w:drawing>
          <wp:anchor distT="114300" distB="114300" distL="114300" distR="114300" simplePos="0" relativeHeight="251708416" behindDoc="0" locked="0" layoutInCell="1" hidden="0" allowOverlap="1" wp14:anchorId="55041E36" wp14:editId="1A07F3C8">
            <wp:simplePos x="0" y="0"/>
            <wp:positionH relativeFrom="column">
              <wp:posOffset>-276224</wp:posOffset>
            </wp:positionH>
            <wp:positionV relativeFrom="paragraph">
              <wp:posOffset>600075</wp:posOffset>
            </wp:positionV>
            <wp:extent cx="5731200" cy="3644900"/>
            <wp:effectExtent l="0" t="0" r="0" b="0"/>
            <wp:wrapNone/>
            <wp:docPr id="75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85572A" w14:textId="77777777" w:rsidR="00E879D8" w:rsidRDefault="00E879D8"/>
    <w:p w14:paraId="106DCAAA" w14:textId="77777777" w:rsidR="00E879D8" w:rsidRDefault="00E879D8"/>
    <w:p w14:paraId="5F049E84" w14:textId="77777777" w:rsidR="00E879D8" w:rsidRDefault="00E879D8"/>
    <w:p w14:paraId="4F422816" w14:textId="77777777" w:rsidR="00E879D8" w:rsidRDefault="00E879D8"/>
    <w:p w14:paraId="3808B0AE" w14:textId="77777777" w:rsidR="00E879D8" w:rsidRDefault="00E879D8"/>
    <w:p w14:paraId="406ED123" w14:textId="77777777" w:rsidR="00E879D8" w:rsidRDefault="00E879D8"/>
    <w:p w14:paraId="765A01F4" w14:textId="77777777" w:rsidR="00E879D8" w:rsidRDefault="00E879D8"/>
    <w:p w14:paraId="7609F076" w14:textId="77777777" w:rsidR="00E879D8" w:rsidRDefault="00E879D8"/>
    <w:p w14:paraId="765AE4C3" w14:textId="77777777" w:rsidR="00E879D8" w:rsidRDefault="00E879D8"/>
    <w:p w14:paraId="1806FD76" w14:textId="77777777" w:rsidR="00E879D8" w:rsidRDefault="00E879D8"/>
    <w:p w14:paraId="5F364BA4" w14:textId="77777777" w:rsidR="00E879D8" w:rsidRDefault="00E879D8"/>
    <w:p w14:paraId="4100C020" w14:textId="77777777" w:rsidR="00E879D8" w:rsidRDefault="00000000">
      <w:pPr>
        <w:pStyle w:val="Titre2"/>
        <w:rPr>
          <w:b/>
        </w:rPr>
      </w:pPr>
      <w:bookmarkStart w:id="156" w:name="_24sxb0703w8u" w:colFirst="0" w:colLast="0"/>
      <w:bookmarkEnd w:id="156"/>
      <w:r>
        <w:rPr>
          <w:b/>
        </w:rPr>
        <w:t xml:space="preserve">C’est quoi ? Ça sert à quoi ? </w:t>
      </w:r>
    </w:p>
    <w:p w14:paraId="54D75487" w14:textId="77777777" w:rsidR="00E879D8" w:rsidRDefault="00E879D8"/>
    <w:p w14:paraId="63D2B521" w14:textId="77777777" w:rsidR="00E879D8" w:rsidRDefault="00000000">
      <w:pPr>
        <w:rPr>
          <w:b/>
        </w:rPr>
      </w:pPr>
      <w:r>
        <w:rPr>
          <w:b/>
        </w:rPr>
        <w:t xml:space="preserve">Outil graphique officiel : </w:t>
      </w:r>
    </w:p>
    <w:p w14:paraId="257B9705" w14:textId="77777777" w:rsidR="00E879D8" w:rsidRDefault="00000000">
      <w:pPr>
        <w:numPr>
          <w:ilvl w:val="0"/>
          <w:numId w:val="98"/>
        </w:numPr>
      </w:pPr>
      <w:proofErr w:type="gramStart"/>
      <w:r>
        <w:t>outil</w:t>
      </w:r>
      <w:proofErr w:type="gramEnd"/>
      <w:r>
        <w:t xml:space="preserve"> de conception visuelle et interactif </w:t>
      </w:r>
    </w:p>
    <w:p w14:paraId="115D611A" w14:textId="77777777" w:rsidR="00E879D8" w:rsidRDefault="00000000">
      <w:pPr>
        <w:numPr>
          <w:ilvl w:val="0"/>
          <w:numId w:val="98"/>
        </w:numPr>
      </w:pPr>
      <w:proofErr w:type="gramStart"/>
      <w:r>
        <w:t>gratuit</w:t>
      </w:r>
      <w:proofErr w:type="gramEnd"/>
      <w:r>
        <w:t xml:space="preserve">, open source, sous licence BSD </w:t>
      </w:r>
    </w:p>
    <w:p w14:paraId="4662E475" w14:textId="77777777" w:rsidR="00E879D8" w:rsidRDefault="00000000">
      <w:pPr>
        <w:numPr>
          <w:ilvl w:val="0"/>
          <w:numId w:val="98"/>
        </w:numPr>
      </w:pPr>
      <w:proofErr w:type="gramStart"/>
      <w:r>
        <w:t>distribué</w:t>
      </w:r>
      <w:proofErr w:type="gramEnd"/>
      <w:r>
        <w:t xml:space="preserve"> par Gluon </w:t>
      </w:r>
    </w:p>
    <w:p w14:paraId="5AE33751" w14:textId="77777777" w:rsidR="00E879D8" w:rsidRDefault="00E879D8">
      <w:pPr>
        <w:ind w:firstLine="720"/>
      </w:pPr>
    </w:p>
    <w:p w14:paraId="59CDFDF5" w14:textId="77777777" w:rsidR="00E879D8" w:rsidRDefault="00000000">
      <w:pPr>
        <w:rPr>
          <w:b/>
        </w:rPr>
      </w:pPr>
      <w:r>
        <w:rPr>
          <w:b/>
        </w:rPr>
        <w:lastRenderedPageBreak/>
        <w:t xml:space="preserve">Alternative à l’approche programmatique </w:t>
      </w:r>
    </w:p>
    <w:p w14:paraId="4E94908C" w14:textId="77777777" w:rsidR="00E879D8" w:rsidRDefault="00E879D8"/>
    <w:p w14:paraId="347A1DF5" w14:textId="77777777" w:rsidR="00E879D8" w:rsidRDefault="00000000">
      <w:pPr>
        <w:rPr>
          <w:b/>
        </w:rPr>
      </w:pPr>
      <w:r>
        <w:rPr>
          <w:b/>
        </w:rPr>
        <w:t xml:space="preserve">Permet un découplage des responsabilités : </w:t>
      </w:r>
    </w:p>
    <w:p w14:paraId="4BDC0457" w14:textId="77777777" w:rsidR="00E879D8" w:rsidRDefault="00000000">
      <w:pPr>
        <w:numPr>
          <w:ilvl w:val="0"/>
          <w:numId w:val="121"/>
        </w:numPr>
      </w:pPr>
      <w:r>
        <w:t xml:space="preserve">L’interface graphique (vue) </w:t>
      </w:r>
    </w:p>
    <w:p w14:paraId="529F4A42" w14:textId="77777777" w:rsidR="00E879D8" w:rsidRDefault="00000000">
      <w:pPr>
        <w:numPr>
          <w:ilvl w:val="0"/>
          <w:numId w:val="121"/>
        </w:numPr>
      </w:pPr>
      <w:r>
        <w:t xml:space="preserve">La mise en forme (styles </w:t>
      </w:r>
      <w:proofErr w:type="spellStart"/>
      <w:r>
        <w:t>css</w:t>
      </w:r>
      <w:proofErr w:type="spellEnd"/>
      <w:r>
        <w:t xml:space="preserve">) </w:t>
      </w:r>
    </w:p>
    <w:p w14:paraId="43F098D9" w14:textId="77777777" w:rsidR="00E879D8" w:rsidRDefault="00000000">
      <w:pPr>
        <w:numPr>
          <w:ilvl w:val="0"/>
          <w:numId w:val="121"/>
        </w:numPr>
      </w:pPr>
      <w:r>
        <w:t>La logique (classe contrôleur)</w:t>
      </w:r>
    </w:p>
    <w:p w14:paraId="002492A1" w14:textId="77777777" w:rsidR="00E879D8" w:rsidRDefault="00E879D8"/>
    <w:p w14:paraId="1619DD25" w14:textId="77777777" w:rsidR="00E879D8" w:rsidRDefault="00000000">
      <w:pPr>
        <w:pStyle w:val="Titre2"/>
        <w:rPr>
          <w:b/>
        </w:rPr>
      </w:pPr>
      <w:bookmarkStart w:id="157" w:name="_mw7lp4e3cwbv" w:colFirst="0" w:colLast="0"/>
      <w:bookmarkEnd w:id="157"/>
      <w:r>
        <w:rPr>
          <w:b/>
        </w:rPr>
        <w:t xml:space="preserve">Le fichier FXML 1/2 </w:t>
      </w:r>
    </w:p>
    <w:p w14:paraId="79457FD3" w14:textId="77777777" w:rsidR="00E879D8" w:rsidRDefault="00E879D8"/>
    <w:p w14:paraId="7A45B060" w14:textId="77777777" w:rsidR="00E879D8" w:rsidRDefault="00000000">
      <w:r>
        <w:t xml:space="preserve">C’est le support de l’outil </w:t>
      </w:r>
      <w:proofErr w:type="spellStart"/>
      <w:r>
        <w:t>Scene</w:t>
      </w:r>
      <w:proofErr w:type="spellEnd"/>
      <w:r>
        <w:t xml:space="preserve"> Builder </w:t>
      </w:r>
    </w:p>
    <w:p w14:paraId="5E8C467D" w14:textId="77777777" w:rsidR="00E879D8" w:rsidRDefault="00E879D8"/>
    <w:p w14:paraId="46790DBD" w14:textId="77777777" w:rsidR="00E879D8" w:rsidRDefault="00000000">
      <w:r>
        <w:t xml:space="preserve">Permet la création, sauvegarde et modification des </w:t>
      </w:r>
      <w:proofErr w:type="spellStart"/>
      <w:r>
        <w:t>ihm</w:t>
      </w:r>
      <w:proofErr w:type="spellEnd"/>
      <w:r>
        <w:t xml:space="preserve"> </w:t>
      </w:r>
    </w:p>
    <w:p w14:paraId="2D10EDD1" w14:textId="77777777" w:rsidR="00E879D8" w:rsidRDefault="00E879D8"/>
    <w:p w14:paraId="7D8042D0" w14:textId="77777777" w:rsidR="00E879D8" w:rsidRDefault="00000000">
      <w:r>
        <w:t xml:space="preserve">Fichier au format XML permettant de décrire votre interface graphique (vue, </w:t>
      </w:r>
      <w:proofErr w:type="spellStart"/>
      <w:r>
        <w:t>layout</w:t>
      </w:r>
      <w:proofErr w:type="spellEnd"/>
      <w:r>
        <w:t xml:space="preserve">, composants, </w:t>
      </w:r>
      <w:proofErr w:type="spellStart"/>
      <w:r>
        <w:t>etc</w:t>
      </w:r>
      <w:proofErr w:type="spellEnd"/>
      <w:r>
        <w:t xml:space="preserve">) </w:t>
      </w:r>
    </w:p>
    <w:p w14:paraId="3C90283D" w14:textId="77777777" w:rsidR="00E879D8" w:rsidRDefault="00E879D8"/>
    <w:p w14:paraId="01647D9D" w14:textId="77777777" w:rsidR="00E879D8" w:rsidRDefault="00000000">
      <w:r>
        <w:t xml:space="preserve">Le nœud racine est généralement un containeur </w:t>
      </w:r>
    </w:p>
    <w:p w14:paraId="07338E29" w14:textId="77777777" w:rsidR="00E879D8" w:rsidRDefault="00E879D8"/>
    <w:p w14:paraId="5FE16F1E" w14:textId="77777777" w:rsidR="00E879D8" w:rsidRDefault="00000000">
      <w:r>
        <w:t xml:space="preserve">Chaque balise XML est un composant </w:t>
      </w:r>
      <w:proofErr w:type="spellStart"/>
      <w:r>
        <w:t>JavaFX</w:t>
      </w:r>
      <w:proofErr w:type="spellEnd"/>
      <w:r>
        <w:t xml:space="preserve">, les attributs de cette balise correspondent aux propriétés du composant </w:t>
      </w:r>
    </w:p>
    <w:p w14:paraId="6670CE64" w14:textId="77777777" w:rsidR="00E879D8" w:rsidRDefault="00E879D8"/>
    <w:p w14:paraId="10AAB77C" w14:textId="77777777" w:rsidR="00E879D8" w:rsidRDefault="00000000">
      <w:r>
        <w:t xml:space="preserve">Les noms des balises et des composants coïncident </w:t>
      </w:r>
    </w:p>
    <w:p w14:paraId="004DCBC5" w14:textId="77777777" w:rsidR="00E879D8" w:rsidRDefault="00E879D8"/>
    <w:p w14:paraId="438EEF20" w14:textId="77777777" w:rsidR="00E879D8" w:rsidRDefault="00000000">
      <w:pPr>
        <w:ind w:firstLine="720"/>
      </w:pPr>
      <w:r>
        <w:t xml:space="preserve">&lt;Label </w:t>
      </w:r>
      <w:proofErr w:type="spellStart"/>
      <w:r>
        <w:t>text</w:t>
      </w:r>
      <w:proofErr w:type="spellEnd"/>
      <w:r>
        <w:t>=</w:t>
      </w:r>
      <w:r>
        <w:rPr>
          <w:i/>
        </w:rPr>
        <w:t>”First Name”/</w:t>
      </w:r>
      <w:proofErr w:type="gramStart"/>
      <w:r>
        <w:t>&gt;  correspond</w:t>
      </w:r>
      <w:proofErr w:type="gramEnd"/>
      <w:r>
        <w:t xml:space="preserve"> à un composant Label</w:t>
      </w:r>
    </w:p>
    <w:p w14:paraId="5D787F0F" w14:textId="77777777" w:rsidR="00E879D8" w:rsidRDefault="00E879D8"/>
    <w:p w14:paraId="72AF41E8" w14:textId="77777777" w:rsidR="00E879D8" w:rsidRDefault="00000000">
      <w:pPr>
        <w:pStyle w:val="Titre2"/>
        <w:rPr>
          <w:b/>
        </w:rPr>
      </w:pPr>
      <w:bookmarkStart w:id="158" w:name="_utiyu7gp2fsh" w:colFirst="0" w:colLast="0"/>
      <w:bookmarkEnd w:id="158"/>
      <w:r>
        <w:rPr>
          <w:b/>
        </w:rPr>
        <w:t xml:space="preserve">Le fichier FXML 2/2 </w:t>
      </w:r>
    </w:p>
    <w:p w14:paraId="48804ADB" w14:textId="77777777" w:rsidR="00E879D8" w:rsidRDefault="00E879D8"/>
    <w:p w14:paraId="7CC48AD9" w14:textId="77777777" w:rsidR="00E879D8" w:rsidRDefault="00000000">
      <w:r>
        <w:t xml:space="preserve">A l’exécution, l’application va charger ce fichier </w:t>
      </w:r>
      <w:proofErr w:type="gramStart"/>
      <w:r>
        <w:t>".</w:t>
      </w:r>
      <w:proofErr w:type="spellStart"/>
      <w:r>
        <w:rPr>
          <w:b/>
        </w:rPr>
        <w:t>fxml</w:t>
      </w:r>
      <w:proofErr w:type="spellEnd"/>
      <w:proofErr w:type="gramEnd"/>
      <w:r>
        <w:t xml:space="preserve">" et créer le graphe de composants </w:t>
      </w:r>
      <w:proofErr w:type="spellStart"/>
      <w:r>
        <w:t>JavaFX</w:t>
      </w:r>
      <w:proofErr w:type="spellEnd"/>
      <w:r>
        <w:t xml:space="preserve"> qui y est décrit (mécanisme de </w:t>
      </w:r>
      <w:r>
        <w:rPr>
          <w:b/>
        </w:rPr>
        <w:t>désérialisation</w:t>
      </w:r>
      <w:r>
        <w:t>)</w:t>
      </w:r>
    </w:p>
    <w:p w14:paraId="1B0F9820" w14:textId="77777777" w:rsidR="00E879D8" w:rsidRDefault="00E879D8"/>
    <w:p w14:paraId="404BCFAD" w14:textId="77777777" w:rsidR="00E879D8" w:rsidRDefault="00000000">
      <w:r>
        <w:t xml:space="preserve">On peut ensuite assigner ce graphe à la racine de notre interface, ou bien le rattacher à l’un de ses sous-nœuds </w:t>
      </w:r>
    </w:p>
    <w:p w14:paraId="376B07B3" w14:textId="77777777" w:rsidR="00E879D8" w:rsidRDefault="00E879D8"/>
    <w:p w14:paraId="20132E6D" w14:textId="77777777" w:rsidR="00E879D8" w:rsidRDefault="00000000">
      <w:pPr>
        <w:rPr>
          <w:b/>
        </w:rPr>
      </w:pPr>
      <w:r>
        <w:t xml:space="preserve">On va s’appuyer sur la classe </w:t>
      </w:r>
      <w:proofErr w:type="spellStart"/>
      <w:r>
        <w:rPr>
          <w:b/>
        </w:rPr>
        <w:t>FXMLLoader</w:t>
      </w:r>
      <w:proofErr w:type="spellEnd"/>
      <w:r>
        <w:rPr>
          <w:b/>
        </w:rPr>
        <w:t xml:space="preserve"> </w:t>
      </w:r>
    </w:p>
    <w:p w14:paraId="1AE8E19E" w14:textId="77777777" w:rsidR="00E879D8" w:rsidRDefault="00000000">
      <w:r>
        <w:rPr>
          <w:noProof/>
        </w:rPr>
        <w:drawing>
          <wp:anchor distT="114300" distB="114300" distL="114300" distR="114300" simplePos="0" relativeHeight="251709440" behindDoc="0" locked="0" layoutInCell="1" hidden="0" allowOverlap="1" wp14:anchorId="3E20044A" wp14:editId="6D517368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533400"/>
            <wp:effectExtent l="0" t="0" r="0" b="0"/>
            <wp:wrapNone/>
            <wp:docPr id="88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2431F4" w14:textId="77777777" w:rsidR="00E879D8" w:rsidRDefault="00E879D8"/>
    <w:p w14:paraId="4E9D4963" w14:textId="77777777" w:rsidR="00E879D8" w:rsidRDefault="00E879D8"/>
    <w:p w14:paraId="03153C9A" w14:textId="77777777" w:rsidR="00E879D8" w:rsidRDefault="00E879D8"/>
    <w:p w14:paraId="60C2870E" w14:textId="77777777" w:rsidR="00E879D8" w:rsidRDefault="00000000">
      <w:r>
        <w:t xml:space="preserve">Attention : </w:t>
      </w:r>
      <w:r>
        <w:rPr>
          <w:b/>
        </w:rPr>
        <w:t>ne contient pas la logique</w:t>
      </w:r>
      <w:r>
        <w:t xml:space="preserve"> de l’application ! </w:t>
      </w:r>
    </w:p>
    <w:p w14:paraId="21C41D40" w14:textId="77777777" w:rsidR="00E879D8" w:rsidRDefault="00E879D8"/>
    <w:p w14:paraId="7BA2DFB6" w14:textId="77777777" w:rsidR="00E879D8" w:rsidRDefault="00000000">
      <w:pPr>
        <w:pStyle w:val="Titre2"/>
        <w:rPr>
          <w:b/>
        </w:rPr>
      </w:pPr>
      <w:bookmarkStart w:id="159" w:name="_gh05y127vzv1" w:colFirst="0" w:colLast="0"/>
      <w:bookmarkEnd w:id="159"/>
      <w:r>
        <w:rPr>
          <w:b/>
        </w:rPr>
        <w:lastRenderedPageBreak/>
        <w:t xml:space="preserve">Le Contrôleur </w:t>
      </w:r>
    </w:p>
    <w:p w14:paraId="326D438D" w14:textId="77777777" w:rsidR="00E879D8" w:rsidRDefault="00E879D8"/>
    <w:p w14:paraId="24C54A92" w14:textId="77777777" w:rsidR="00E879D8" w:rsidRDefault="00000000">
      <w:r>
        <w:t xml:space="preserve">La logique applicative est déportée dans une classe séparée que l’on surnomme contrôleur </w:t>
      </w:r>
    </w:p>
    <w:p w14:paraId="3FCA8E6B" w14:textId="77777777" w:rsidR="00E879D8" w:rsidRDefault="00E879D8"/>
    <w:p w14:paraId="58C66E5E" w14:textId="77777777" w:rsidR="00E879D8" w:rsidRDefault="00000000">
      <w:r>
        <w:t xml:space="preserve">Ce contrôleur est associé à la vue au niveau du nœud racine </w:t>
      </w:r>
    </w:p>
    <w:p w14:paraId="4F8501A3" w14:textId="77777777" w:rsidR="00E879D8" w:rsidRDefault="00000000">
      <w:pPr>
        <w:ind w:firstLine="720"/>
        <w:rPr>
          <w:sz w:val="18"/>
          <w:szCs w:val="18"/>
        </w:rPr>
      </w:pPr>
      <w:r>
        <w:rPr>
          <w:sz w:val="18"/>
          <w:szCs w:val="18"/>
        </w:rPr>
        <w:t>(</w:t>
      </w:r>
      <w:proofErr w:type="gramStart"/>
      <w:r>
        <w:rPr>
          <w:sz w:val="18"/>
          <w:szCs w:val="18"/>
        </w:rPr>
        <w:t>à</w:t>
      </w:r>
      <w:proofErr w:type="gramEnd"/>
      <w:r>
        <w:rPr>
          <w:sz w:val="18"/>
          <w:szCs w:val="18"/>
        </w:rPr>
        <w:t xml:space="preserve"> déclarer dans le volet "</w:t>
      </w:r>
      <w:proofErr w:type="spellStart"/>
      <w:r>
        <w:rPr>
          <w:sz w:val="18"/>
          <w:szCs w:val="18"/>
        </w:rPr>
        <w:t>controller</w:t>
      </w:r>
      <w:proofErr w:type="spellEnd"/>
      <w:r>
        <w:rPr>
          <w:sz w:val="18"/>
          <w:szCs w:val="18"/>
        </w:rPr>
        <w:t xml:space="preserve">" situé en bas à gauche) </w:t>
      </w:r>
    </w:p>
    <w:p w14:paraId="3C9C9CDC" w14:textId="77777777" w:rsidR="00E879D8" w:rsidRDefault="00E879D8">
      <w:pPr>
        <w:ind w:firstLine="720"/>
        <w:rPr>
          <w:sz w:val="18"/>
          <w:szCs w:val="18"/>
        </w:rPr>
      </w:pPr>
    </w:p>
    <w:p w14:paraId="5F3A8B2C" w14:textId="77777777" w:rsidR="00E879D8" w:rsidRDefault="00000000">
      <w:r>
        <w:t xml:space="preserve">C’est une classe Java qui peut contenir : </w:t>
      </w:r>
    </w:p>
    <w:p w14:paraId="63F9FC5C" w14:textId="77777777" w:rsidR="00E879D8" w:rsidRDefault="00000000">
      <w:pPr>
        <w:numPr>
          <w:ilvl w:val="0"/>
          <w:numId w:val="79"/>
        </w:numPr>
      </w:pPr>
      <w:proofErr w:type="gramStart"/>
      <w:r>
        <w:rPr>
          <w:b/>
        </w:rPr>
        <w:t>une</w:t>
      </w:r>
      <w:proofErr w:type="gramEnd"/>
      <w:r>
        <w:rPr>
          <w:b/>
        </w:rPr>
        <w:t xml:space="preserve"> méthode d’initialisation</w:t>
      </w:r>
      <w:r>
        <w:t xml:space="preserve"> :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initialize</w:t>
      </w:r>
      <w:proofErr w:type="spellEnd"/>
      <w:r>
        <w:t>(</w:t>
      </w:r>
      <w:proofErr w:type="gramEnd"/>
      <w:r>
        <w:t xml:space="preserve">) </w:t>
      </w:r>
    </w:p>
    <w:p w14:paraId="08534C69" w14:textId="77777777" w:rsidR="00E879D8" w:rsidRDefault="00000000">
      <w:pPr>
        <w:ind w:left="720" w:firstLine="720"/>
        <w:rPr>
          <w:sz w:val="18"/>
          <w:szCs w:val="18"/>
        </w:rPr>
      </w:pPr>
      <w:r>
        <w:rPr>
          <w:sz w:val="18"/>
          <w:szCs w:val="18"/>
        </w:rPr>
        <w:t>(</w:t>
      </w:r>
      <w:proofErr w:type="gramStart"/>
      <w:r>
        <w:rPr>
          <w:sz w:val="18"/>
          <w:szCs w:val="18"/>
        </w:rPr>
        <w:t>appelée</w:t>
      </w:r>
      <w:proofErr w:type="gramEnd"/>
      <w:r>
        <w:rPr>
          <w:sz w:val="18"/>
          <w:szCs w:val="18"/>
        </w:rPr>
        <w:t xml:space="preserve"> automatiquement après le chargement du fichier </w:t>
      </w:r>
      <w:proofErr w:type="spellStart"/>
      <w:r>
        <w:rPr>
          <w:sz w:val="18"/>
          <w:szCs w:val="18"/>
        </w:rPr>
        <w:t>fxml</w:t>
      </w:r>
      <w:proofErr w:type="spellEnd"/>
      <w:r>
        <w:rPr>
          <w:sz w:val="18"/>
          <w:szCs w:val="18"/>
        </w:rPr>
        <w:t xml:space="preserve">) </w:t>
      </w:r>
    </w:p>
    <w:p w14:paraId="7EA71CB3" w14:textId="77777777" w:rsidR="00E879D8" w:rsidRDefault="00E879D8">
      <w:pPr>
        <w:ind w:left="720" w:firstLine="720"/>
        <w:rPr>
          <w:sz w:val="18"/>
          <w:szCs w:val="18"/>
        </w:rPr>
      </w:pPr>
    </w:p>
    <w:p w14:paraId="6C0506F2" w14:textId="77777777" w:rsidR="00E879D8" w:rsidRDefault="00000000">
      <w:pPr>
        <w:numPr>
          <w:ilvl w:val="0"/>
          <w:numId w:val="107"/>
        </w:numPr>
      </w:pPr>
      <w:proofErr w:type="gramStart"/>
      <w:r>
        <w:rPr>
          <w:b/>
        </w:rPr>
        <w:t>des</w:t>
      </w:r>
      <w:proofErr w:type="gramEnd"/>
      <w:r>
        <w:rPr>
          <w:b/>
        </w:rPr>
        <w:t xml:space="preserve"> attributs liés à la vue </w:t>
      </w:r>
      <w:proofErr w:type="spellStart"/>
      <w:r>
        <w:rPr>
          <w:b/>
        </w:rPr>
        <w:t>fxml</w:t>
      </w:r>
      <w:proofErr w:type="spellEnd"/>
      <w:r>
        <w:t xml:space="preserve"> (via les attributs "</w:t>
      </w:r>
      <w:proofErr w:type="spellStart"/>
      <w:proofErr w:type="gramStart"/>
      <w:r>
        <w:rPr>
          <w:i/>
        </w:rPr>
        <w:t>fx:</w:t>
      </w:r>
      <w:proofErr w:type="gramEnd"/>
      <w:r>
        <w:rPr>
          <w:i/>
        </w:rPr>
        <w:t>id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nomAttibut</w:t>
      </w:r>
      <w:proofErr w:type="spellEnd"/>
      <w:r>
        <w:t xml:space="preserve">") </w:t>
      </w:r>
    </w:p>
    <w:p w14:paraId="17E85EF0" w14:textId="77777777" w:rsidR="00E879D8" w:rsidRDefault="00000000">
      <w:pPr>
        <w:ind w:left="720" w:firstLine="720"/>
        <w:rPr>
          <w:sz w:val="18"/>
          <w:szCs w:val="18"/>
        </w:rPr>
      </w:pPr>
      <w:r>
        <w:rPr>
          <w:sz w:val="18"/>
          <w:szCs w:val="18"/>
        </w:rPr>
        <w:t>(</w:t>
      </w:r>
      <w:proofErr w:type="gramStart"/>
      <w:r>
        <w:rPr>
          <w:sz w:val="18"/>
          <w:szCs w:val="18"/>
        </w:rPr>
        <w:t>dans</w:t>
      </w:r>
      <w:proofErr w:type="gramEnd"/>
      <w:r>
        <w:rPr>
          <w:sz w:val="18"/>
          <w:szCs w:val="18"/>
        </w:rPr>
        <w:t xml:space="preserve"> le volet "Code" situé en bas à droite) </w:t>
      </w:r>
    </w:p>
    <w:p w14:paraId="488EDBC1" w14:textId="77777777" w:rsidR="00E879D8" w:rsidRDefault="00E879D8">
      <w:pPr>
        <w:ind w:left="720" w:firstLine="720"/>
        <w:rPr>
          <w:sz w:val="18"/>
          <w:szCs w:val="18"/>
        </w:rPr>
      </w:pPr>
    </w:p>
    <w:p w14:paraId="2B91484A" w14:textId="77777777" w:rsidR="00E879D8" w:rsidRDefault="00000000">
      <w:pPr>
        <w:numPr>
          <w:ilvl w:val="0"/>
          <w:numId w:val="100"/>
        </w:numPr>
      </w:pPr>
      <w:proofErr w:type="gramStart"/>
      <w:r>
        <w:rPr>
          <w:b/>
        </w:rPr>
        <w:t>rattacher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une feuilles</w:t>
      </w:r>
      <w:proofErr w:type="gramEnd"/>
      <w:r>
        <w:rPr>
          <w:b/>
        </w:rPr>
        <w:t xml:space="preserve"> de styles CSS</w:t>
      </w:r>
      <w:r>
        <w:t xml:space="preserve"> au nœud racine </w:t>
      </w:r>
    </w:p>
    <w:p w14:paraId="7F8F1C2A" w14:textId="77777777" w:rsidR="00E879D8" w:rsidRDefault="00000000">
      <w:pPr>
        <w:ind w:left="720" w:firstLine="720"/>
        <w:rPr>
          <w:sz w:val="18"/>
          <w:szCs w:val="18"/>
        </w:rPr>
      </w:pPr>
      <w:r>
        <w:rPr>
          <w:sz w:val="18"/>
          <w:szCs w:val="18"/>
        </w:rPr>
        <w:t>(</w:t>
      </w:r>
      <w:proofErr w:type="gramStart"/>
      <w:r>
        <w:rPr>
          <w:sz w:val="18"/>
          <w:szCs w:val="18"/>
        </w:rPr>
        <w:t>dans</w:t>
      </w:r>
      <w:proofErr w:type="gramEnd"/>
      <w:r>
        <w:rPr>
          <w:sz w:val="18"/>
          <w:szCs w:val="18"/>
        </w:rPr>
        <w:t xml:space="preserve"> le volet "</w:t>
      </w:r>
      <w:proofErr w:type="spellStart"/>
      <w:r>
        <w:rPr>
          <w:sz w:val="18"/>
          <w:szCs w:val="18"/>
        </w:rPr>
        <w:t>Properties</w:t>
      </w:r>
      <w:proofErr w:type="spellEnd"/>
      <w:r>
        <w:rPr>
          <w:sz w:val="18"/>
          <w:szCs w:val="18"/>
        </w:rPr>
        <w:t>" situé en haut à droite, section "</w:t>
      </w:r>
      <w:proofErr w:type="spellStart"/>
      <w:r>
        <w:rPr>
          <w:sz w:val="18"/>
          <w:szCs w:val="18"/>
        </w:rPr>
        <w:t>JavaFX</w:t>
      </w:r>
      <w:proofErr w:type="spellEnd"/>
      <w:r>
        <w:rPr>
          <w:sz w:val="18"/>
          <w:szCs w:val="18"/>
        </w:rPr>
        <w:t xml:space="preserve"> CSS") </w:t>
      </w:r>
    </w:p>
    <w:p w14:paraId="30387CEE" w14:textId="77777777" w:rsidR="00E879D8" w:rsidRDefault="00E879D8">
      <w:pPr>
        <w:ind w:left="720" w:firstLine="720"/>
        <w:rPr>
          <w:sz w:val="18"/>
          <w:szCs w:val="18"/>
        </w:rPr>
      </w:pPr>
    </w:p>
    <w:p w14:paraId="021D921A" w14:textId="77777777" w:rsidR="00E879D8" w:rsidRDefault="00000000">
      <w:pPr>
        <w:numPr>
          <w:ilvl w:val="0"/>
          <w:numId w:val="83"/>
        </w:numPr>
      </w:pPr>
      <w:proofErr w:type="gramStart"/>
      <w:r>
        <w:rPr>
          <w:b/>
        </w:rPr>
        <w:t>des</w:t>
      </w:r>
      <w:proofErr w:type="gramEnd"/>
      <w:r>
        <w:rPr>
          <w:b/>
        </w:rPr>
        <w:t xml:space="preserve"> méthodes callback </w:t>
      </w:r>
      <w:r>
        <w:t xml:space="preserve">pour répondre aux évènements </w:t>
      </w:r>
    </w:p>
    <w:p w14:paraId="437AA88A" w14:textId="77777777" w:rsidR="00E879D8" w:rsidRDefault="00000000">
      <w:pPr>
        <w:ind w:left="720" w:firstLine="720"/>
        <w:rPr>
          <w:sz w:val="18"/>
          <w:szCs w:val="18"/>
        </w:rPr>
      </w:pPr>
      <w:r>
        <w:rPr>
          <w:sz w:val="18"/>
          <w:szCs w:val="18"/>
        </w:rPr>
        <w:t>(</w:t>
      </w:r>
      <w:proofErr w:type="gramStart"/>
      <w:r>
        <w:rPr>
          <w:sz w:val="18"/>
          <w:szCs w:val="18"/>
        </w:rPr>
        <w:t>dans</w:t>
      </w:r>
      <w:proofErr w:type="gramEnd"/>
      <w:r>
        <w:rPr>
          <w:sz w:val="18"/>
          <w:szCs w:val="18"/>
        </w:rPr>
        <w:t xml:space="preserve"> le volet "Code" situé en bas à droite, section "On </w:t>
      </w:r>
      <w:r>
        <w:rPr>
          <w:i/>
          <w:color w:val="1EB540"/>
          <w:sz w:val="18"/>
          <w:szCs w:val="18"/>
        </w:rPr>
        <w:t>Event</w:t>
      </w:r>
      <w:proofErr w:type="gramStart"/>
      <w:r>
        <w:rPr>
          <w:sz w:val="18"/>
          <w:szCs w:val="18"/>
        </w:rPr>
        <w:t>" ,</w:t>
      </w:r>
      <w:proofErr w:type="gramEnd"/>
      <w:r>
        <w:rPr>
          <w:sz w:val="18"/>
          <w:szCs w:val="18"/>
        </w:rPr>
        <w:t xml:space="preserve"> par exemple "On Action") </w:t>
      </w:r>
    </w:p>
    <w:p w14:paraId="53A09FB5" w14:textId="77777777" w:rsidR="00E879D8" w:rsidRDefault="00E879D8">
      <w:pPr>
        <w:ind w:left="720" w:firstLine="720"/>
        <w:rPr>
          <w:sz w:val="18"/>
          <w:szCs w:val="18"/>
        </w:rPr>
      </w:pPr>
    </w:p>
    <w:p w14:paraId="541BD0F9" w14:textId="77777777" w:rsidR="00E879D8" w:rsidRDefault="00000000">
      <w:pPr>
        <w:rPr>
          <w:color w:val="741B47"/>
        </w:rPr>
      </w:pPr>
      <w:r>
        <w:t>Sur chacun de ces éléments devra figurer l’annotation</w:t>
      </w:r>
      <w:r>
        <w:rPr>
          <w:b/>
        </w:rPr>
        <w:t xml:space="preserve"> </w:t>
      </w:r>
      <w:r>
        <w:rPr>
          <w:b/>
          <w:color w:val="741B47"/>
        </w:rPr>
        <w:t>@FML</w:t>
      </w:r>
      <w:r>
        <w:rPr>
          <w:color w:val="741B47"/>
        </w:rPr>
        <w:t xml:space="preserve"> </w:t>
      </w:r>
    </w:p>
    <w:p w14:paraId="4A2CC1B7" w14:textId="77777777" w:rsidR="00E879D8" w:rsidRDefault="00E879D8"/>
    <w:p w14:paraId="32105A7B" w14:textId="77777777" w:rsidR="00E879D8" w:rsidRDefault="00000000">
      <w:r>
        <w:t xml:space="preserve">On peut récupérer le contrôleur via une méthode de </w:t>
      </w:r>
      <w:proofErr w:type="spellStart"/>
      <w:r>
        <w:t>FXMLLoader</w:t>
      </w:r>
      <w:proofErr w:type="spellEnd"/>
      <w:r>
        <w:t>.</w:t>
      </w:r>
    </w:p>
    <w:p w14:paraId="386BE1B9" w14:textId="77777777" w:rsidR="00E879D8" w:rsidRDefault="00E879D8"/>
    <w:p w14:paraId="1DBF4329" w14:textId="77777777" w:rsidR="00E879D8" w:rsidRDefault="00000000">
      <w:pPr>
        <w:pStyle w:val="Titre1"/>
        <w:rPr>
          <w:b/>
        </w:rPr>
      </w:pPr>
      <w:bookmarkStart w:id="160" w:name="_46jawjclcehx" w:colFirst="0" w:colLast="0"/>
      <w:bookmarkEnd w:id="160"/>
      <w:r>
        <w:rPr>
          <w:b/>
        </w:rPr>
        <w:t>Fichier java</w:t>
      </w:r>
    </w:p>
    <w:p w14:paraId="4D804446" w14:textId="77777777" w:rsidR="00E879D8" w:rsidRDefault="00000000">
      <w:r>
        <w:rPr>
          <w:noProof/>
        </w:rPr>
        <w:drawing>
          <wp:anchor distT="114300" distB="114300" distL="114300" distR="114300" simplePos="0" relativeHeight="251710464" behindDoc="0" locked="0" layoutInCell="1" hidden="0" allowOverlap="1" wp14:anchorId="68C54587" wp14:editId="730949D8">
            <wp:simplePos x="0" y="0"/>
            <wp:positionH relativeFrom="column">
              <wp:posOffset>-571499</wp:posOffset>
            </wp:positionH>
            <wp:positionV relativeFrom="paragraph">
              <wp:posOffset>114964</wp:posOffset>
            </wp:positionV>
            <wp:extent cx="6512860" cy="3332161"/>
            <wp:effectExtent l="0" t="0" r="0" b="0"/>
            <wp:wrapNone/>
            <wp:docPr id="64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2860" cy="3332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C81D1A" w14:textId="77777777" w:rsidR="00E879D8" w:rsidRDefault="00E879D8"/>
    <w:p w14:paraId="341148F6" w14:textId="77777777" w:rsidR="00E879D8" w:rsidRDefault="00E879D8"/>
    <w:p w14:paraId="1628C908" w14:textId="77777777" w:rsidR="00E879D8" w:rsidRDefault="00E879D8"/>
    <w:p w14:paraId="35B4EC35" w14:textId="77777777" w:rsidR="00E879D8" w:rsidRDefault="00E879D8"/>
    <w:p w14:paraId="78D67ED9" w14:textId="77777777" w:rsidR="00E879D8" w:rsidRDefault="00E879D8"/>
    <w:p w14:paraId="57CD439E" w14:textId="77777777" w:rsidR="00E879D8" w:rsidRDefault="00E879D8"/>
    <w:p w14:paraId="78A7D6BE" w14:textId="77777777" w:rsidR="00E879D8" w:rsidRDefault="00E879D8"/>
    <w:p w14:paraId="59E628C3" w14:textId="77777777" w:rsidR="00E879D8" w:rsidRDefault="00E879D8"/>
    <w:p w14:paraId="6DB6B6D9" w14:textId="77777777" w:rsidR="00E879D8" w:rsidRDefault="00E879D8"/>
    <w:p w14:paraId="1591A642" w14:textId="77777777" w:rsidR="00E879D8" w:rsidRDefault="00E879D8"/>
    <w:p w14:paraId="0FA3FC89" w14:textId="77777777" w:rsidR="00E879D8" w:rsidRDefault="00000000">
      <w:pPr>
        <w:pStyle w:val="Titre2"/>
        <w:rPr>
          <w:b/>
        </w:rPr>
      </w:pPr>
      <w:bookmarkStart w:id="161" w:name="_c9avhbthypxk" w:colFirst="0" w:colLast="0"/>
      <w:bookmarkEnd w:id="161"/>
      <w:proofErr w:type="spellStart"/>
      <w:r>
        <w:rPr>
          <w:b/>
        </w:rPr>
        <w:t>FXMLLoader</w:t>
      </w:r>
      <w:proofErr w:type="spellEnd"/>
      <w:r>
        <w:rPr>
          <w:b/>
        </w:rPr>
        <w:t xml:space="preserve"> </w:t>
      </w:r>
    </w:p>
    <w:p w14:paraId="211BBCFB" w14:textId="77777777" w:rsidR="00E879D8" w:rsidRDefault="00E879D8"/>
    <w:p w14:paraId="402DBF47" w14:textId="77777777" w:rsidR="00E879D8" w:rsidRDefault="00000000">
      <w:r>
        <w:rPr>
          <w:b/>
        </w:rPr>
        <w:t xml:space="preserve">Charger </w:t>
      </w:r>
      <w:r>
        <w:t xml:space="preserve">un fichier FXML </w:t>
      </w:r>
    </w:p>
    <w:p w14:paraId="360FD552" w14:textId="77777777" w:rsidR="00E879D8" w:rsidRDefault="00E879D8"/>
    <w:p w14:paraId="18776C0E" w14:textId="77777777" w:rsidR="00E879D8" w:rsidRDefault="00000000">
      <w:pPr>
        <w:ind w:firstLine="720"/>
      </w:pPr>
      <w:proofErr w:type="spellStart"/>
      <w:r>
        <w:rPr>
          <w:b/>
        </w:rPr>
        <w:t>FXMLLoader.load</w:t>
      </w:r>
      <w:proofErr w:type="spellEnd"/>
      <w:r>
        <w:rPr>
          <w:b/>
        </w:rPr>
        <w:t>(</w:t>
      </w:r>
      <w:proofErr w:type="spellStart"/>
      <w:r>
        <w:rPr>
          <w:b/>
        </w:rPr>
        <w:t>getClass</w:t>
      </w:r>
      <w:proofErr w:type="spellEnd"/>
      <w:r>
        <w:rPr>
          <w:b/>
        </w:rPr>
        <w:t>(</w:t>
      </w:r>
      <w:proofErr w:type="gramStart"/>
      <w:r>
        <w:rPr>
          <w:b/>
        </w:rPr>
        <w:t>).</w:t>
      </w:r>
      <w:proofErr w:type="spellStart"/>
      <w:r>
        <w:rPr>
          <w:b/>
        </w:rPr>
        <w:t>getResource</w:t>
      </w:r>
      <w:proofErr w:type="spellEnd"/>
      <w:proofErr w:type="gramEnd"/>
      <w:r>
        <w:rPr>
          <w:b/>
        </w:rPr>
        <w:t>("</w:t>
      </w:r>
      <w:proofErr w:type="spellStart"/>
      <w:proofErr w:type="gramStart"/>
      <w:r>
        <w:rPr>
          <w:b/>
          <w:i/>
          <w:color w:val="1155CC"/>
        </w:rPr>
        <w:t>vue.fxml</w:t>
      </w:r>
      <w:proofErr w:type="spellEnd"/>
      <w:proofErr w:type="gramEnd"/>
      <w:r>
        <w:rPr>
          <w:b/>
        </w:rPr>
        <w:t>")</w:t>
      </w:r>
      <w:proofErr w:type="gramStart"/>
      <w:r>
        <w:rPr>
          <w:b/>
        </w:rPr>
        <w:t>);</w:t>
      </w:r>
      <w:proofErr w:type="gramEnd"/>
      <w:r>
        <w:tab/>
        <w:t xml:space="preserve"> (appel statique) </w:t>
      </w:r>
    </w:p>
    <w:p w14:paraId="38791094" w14:textId="77777777" w:rsidR="00E879D8" w:rsidRDefault="00000000">
      <w:pPr>
        <w:ind w:left="720" w:firstLine="720"/>
      </w:pPr>
      <w:r>
        <w:t>(</w:t>
      </w:r>
      <w:proofErr w:type="gramStart"/>
      <w:r>
        <w:t>ou</w:t>
      </w:r>
      <w:proofErr w:type="gramEnd"/>
      <w:r>
        <w:t xml:space="preserve"> bien) </w:t>
      </w:r>
    </w:p>
    <w:p w14:paraId="177DE026" w14:textId="77777777" w:rsidR="00E879D8" w:rsidRPr="00EE174F" w:rsidRDefault="00000000">
      <w:pPr>
        <w:ind w:firstLine="720"/>
        <w:rPr>
          <w:b/>
          <w:lang w:val="en-US"/>
        </w:rPr>
      </w:pPr>
      <w:proofErr w:type="spellStart"/>
      <w:r w:rsidRPr="00EE174F">
        <w:rPr>
          <w:b/>
          <w:lang w:val="en-US"/>
        </w:rPr>
        <w:t>FXMLLoader</w:t>
      </w:r>
      <w:proofErr w:type="spellEnd"/>
      <w:r w:rsidRPr="00EE174F">
        <w:rPr>
          <w:lang w:val="en-US"/>
        </w:rPr>
        <w:t xml:space="preserve"> loader</w:t>
      </w:r>
      <w:r w:rsidRPr="00EE174F">
        <w:rPr>
          <w:b/>
          <w:lang w:val="en-US"/>
        </w:rPr>
        <w:t xml:space="preserve"> = new </w:t>
      </w:r>
      <w:proofErr w:type="spellStart"/>
      <w:proofErr w:type="gramStart"/>
      <w:r w:rsidRPr="00EE174F">
        <w:rPr>
          <w:b/>
          <w:lang w:val="en-US"/>
        </w:rPr>
        <w:t>FXMLLoader</w:t>
      </w:r>
      <w:proofErr w:type="spellEnd"/>
      <w:r w:rsidRPr="00EE174F">
        <w:rPr>
          <w:b/>
          <w:lang w:val="en-US"/>
        </w:rPr>
        <w:t>( )</w:t>
      </w:r>
      <w:proofErr w:type="gramEnd"/>
      <w:r w:rsidRPr="00EE174F">
        <w:rPr>
          <w:b/>
          <w:lang w:val="en-US"/>
        </w:rPr>
        <w:t xml:space="preserve">; </w:t>
      </w:r>
    </w:p>
    <w:p w14:paraId="530CD83D" w14:textId="77777777" w:rsidR="00E879D8" w:rsidRPr="00EE174F" w:rsidRDefault="00000000">
      <w:pPr>
        <w:ind w:firstLine="720"/>
        <w:rPr>
          <w:b/>
          <w:lang w:val="en-US"/>
        </w:rPr>
      </w:pPr>
      <w:proofErr w:type="spellStart"/>
      <w:proofErr w:type="gramStart"/>
      <w:r w:rsidRPr="00EE174F">
        <w:rPr>
          <w:lang w:val="en-US"/>
        </w:rPr>
        <w:lastRenderedPageBreak/>
        <w:t>loader</w:t>
      </w:r>
      <w:r w:rsidRPr="00EE174F">
        <w:rPr>
          <w:b/>
          <w:lang w:val="en-US"/>
        </w:rPr>
        <w:t>.setLocation</w:t>
      </w:r>
      <w:proofErr w:type="spellEnd"/>
      <w:proofErr w:type="gramEnd"/>
      <w:r w:rsidRPr="00EE174F">
        <w:rPr>
          <w:b/>
          <w:lang w:val="en-US"/>
        </w:rPr>
        <w:t>(</w:t>
      </w:r>
      <w:proofErr w:type="spellStart"/>
      <w:r w:rsidRPr="00EE174F">
        <w:rPr>
          <w:b/>
          <w:lang w:val="en-US"/>
        </w:rPr>
        <w:t>getClass</w:t>
      </w:r>
      <w:proofErr w:type="spellEnd"/>
      <w:r w:rsidRPr="00EE174F">
        <w:rPr>
          <w:b/>
          <w:lang w:val="en-US"/>
        </w:rPr>
        <w:t>(</w:t>
      </w:r>
      <w:proofErr w:type="gramStart"/>
      <w:r w:rsidRPr="00EE174F">
        <w:rPr>
          <w:b/>
          <w:lang w:val="en-US"/>
        </w:rPr>
        <w:t>).</w:t>
      </w:r>
      <w:proofErr w:type="spellStart"/>
      <w:r w:rsidRPr="00EE174F">
        <w:rPr>
          <w:b/>
          <w:lang w:val="en-US"/>
        </w:rPr>
        <w:t>getResource</w:t>
      </w:r>
      <w:proofErr w:type="spellEnd"/>
      <w:proofErr w:type="gramEnd"/>
      <w:r w:rsidRPr="00EE174F">
        <w:rPr>
          <w:b/>
          <w:lang w:val="en-US"/>
        </w:rPr>
        <w:t>("</w:t>
      </w:r>
      <w:proofErr w:type="spellStart"/>
      <w:proofErr w:type="gramStart"/>
      <w:r w:rsidRPr="00EE174F">
        <w:rPr>
          <w:b/>
          <w:i/>
          <w:color w:val="1155CC"/>
          <w:lang w:val="en-US"/>
        </w:rPr>
        <w:t>vue.fxml</w:t>
      </w:r>
      <w:proofErr w:type="spellEnd"/>
      <w:proofErr w:type="gramEnd"/>
      <w:r w:rsidRPr="00EE174F">
        <w:rPr>
          <w:b/>
          <w:lang w:val="en-US"/>
        </w:rPr>
        <w:t>")</w:t>
      </w:r>
      <w:proofErr w:type="gramStart"/>
      <w:r w:rsidRPr="00EE174F">
        <w:rPr>
          <w:b/>
          <w:lang w:val="en-US"/>
        </w:rPr>
        <w:t>);</w:t>
      </w:r>
      <w:proofErr w:type="gramEnd"/>
      <w:r w:rsidRPr="00EE174F">
        <w:rPr>
          <w:b/>
          <w:lang w:val="en-US"/>
        </w:rPr>
        <w:t xml:space="preserve"> </w:t>
      </w:r>
    </w:p>
    <w:p w14:paraId="2ED06C1C" w14:textId="77777777" w:rsidR="00E879D8" w:rsidRDefault="00000000">
      <w:pPr>
        <w:ind w:firstLine="720"/>
        <w:rPr>
          <w:b/>
        </w:rPr>
      </w:pPr>
      <w:proofErr w:type="spellStart"/>
      <w:proofErr w:type="gramStart"/>
      <w:r>
        <w:t>loader</w:t>
      </w:r>
      <w:r>
        <w:rPr>
          <w:b/>
        </w:rPr>
        <w:t>.load</w:t>
      </w:r>
      <w:proofErr w:type="spellEnd"/>
      <w:r>
        <w:rPr>
          <w:b/>
        </w:rPr>
        <w:t>( )</w:t>
      </w:r>
      <w:proofErr w:type="gramEnd"/>
      <w:r>
        <w:rPr>
          <w:b/>
        </w:rPr>
        <w:t>;</w:t>
      </w:r>
    </w:p>
    <w:p w14:paraId="0CD040BF" w14:textId="77777777" w:rsidR="00E879D8" w:rsidRDefault="00E879D8">
      <w:pPr>
        <w:ind w:firstLine="720"/>
        <w:rPr>
          <w:b/>
        </w:rPr>
      </w:pPr>
    </w:p>
    <w:p w14:paraId="2C50994F" w14:textId="77777777" w:rsidR="00E879D8" w:rsidRDefault="00000000">
      <w:r>
        <w:rPr>
          <w:b/>
        </w:rPr>
        <w:t xml:space="preserve">Récupérer </w:t>
      </w:r>
      <w:r>
        <w:t xml:space="preserve">le contrôleur associé à une vue FXML </w:t>
      </w:r>
    </w:p>
    <w:p w14:paraId="2B162ED6" w14:textId="77777777" w:rsidR="00E879D8" w:rsidRDefault="00000000">
      <w:pPr>
        <w:ind w:firstLine="720"/>
        <w:rPr>
          <w:b/>
          <w:i/>
        </w:rPr>
      </w:pPr>
      <w:proofErr w:type="spellStart"/>
      <w:r>
        <w:rPr>
          <w:i/>
        </w:rPr>
        <w:t>MyViewController</w:t>
      </w:r>
      <w:proofErr w:type="spellEnd"/>
      <w:r>
        <w:rPr>
          <w:i/>
        </w:rPr>
        <w:t xml:space="preserve"> ctrl = </w:t>
      </w:r>
      <w:proofErr w:type="spellStart"/>
      <w:proofErr w:type="gramStart"/>
      <w:r>
        <w:rPr>
          <w:i/>
        </w:rPr>
        <w:t>loader</w:t>
      </w:r>
      <w:r>
        <w:rPr>
          <w:b/>
          <w:i/>
        </w:rPr>
        <w:t>.getController</w:t>
      </w:r>
      <w:proofErr w:type="spellEnd"/>
      <w:proofErr w:type="gramEnd"/>
      <w:r>
        <w:rPr>
          <w:b/>
          <w:i/>
        </w:rPr>
        <w:t>(</w:t>
      </w:r>
      <w:proofErr w:type="gramStart"/>
      <w:r>
        <w:rPr>
          <w:b/>
          <w:i/>
        </w:rPr>
        <w:t>);</w:t>
      </w:r>
      <w:proofErr w:type="gramEnd"/>
      <w:r>
        <w:rPr>
          <w:b/>
          <w:i/>
        </w:rPr>
        <w:t xml:space="preserve"> </w:t>
      </w:r>
    </w:p>
    <w:p w14:paraId="0D0F97FE" w14:textId="77777777" w:rsidR="00E879D8" w:rsidRDefault="00E879D8">
      <w:pPr>
        <w:ind w:firstLine="720"/>
      </w:pPr>
    </w:p>
    <w:p w14:paraId="2A46B35B" w14:textId="77777777" w:rsidR="00E879D8" w:rsidRDefault="00000000">
      <w:r>
        <w:rPr>
          <w:b/>
        </w:rPr>
        <w:t xml:space="preserve">Associer </w:t>
      </w:r>
      <w:r>
        <w:t xml:space="preserve">un contrôleur à une vue FXML </w:t>
      </w:r>
    </w:p>
    <w:p w14:paraId="755B79DB" w14:textId="77777777" w:rsidR="00E879D8" w:rsidRDefault="00000000">
      <w:pPr>
        <w:ind w:firstLine="720"/>
        <w:rPr>
          <w:b/>
        </w:rPr>
      </w:pPr>
      <w:proofErr w:type="spellStart"/>
      <w:proofErr w:type="gramStart"/>
      <w:r>
        <w:t>loader</w:t>
      </w:r>
      <w:r>
        <w:rPr>
          <w:b/>
        </w:rPr>
        <w:t>.setController</w:t>
      </w:r>
      <w:proofErr w:type="spellEnd"/>
      <w:proofErr w:type="gramEnd"/>
      <w:r>
        <w:rPr>
          <w:b/>
        </w:rPr>
        <w:t xml:space="preserve">(new </w:t>
      </w:r>
      <w:proofErr w:type="spellStart"/>
      <w:proofErr w:type="gramStart"/>
      <w:r>
        <w:rPr>
          <w:b/>
        </w:rPr>
        <w:t>MyViewController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proofErr w:type="gramStart"/>
      <w:r>
        <w:rPr>
          <w:b/>
        </w:rPr>
        <w:t>);</w:t>
      </w:r>
      <w:proofErr w:type="gramEnd"/>
      <w:r>
        <w:rPr>
          <w:b/>
        </w:rPr>
        <w:t xml:space="preserve"> </w:t>
      </w:r>
    </w:p>
    <w:p w14:paraId="515EB18E" w14:textId="77777777" w:rsidR="00E879D8" w:rsidRDefault="00000000">
      <w:pPr>
        <w:ind w:left="720" w:firstLine="720"/>
      </w:pPr>
      <w:r>
        <w:t>(</w:t>
      </w:r>
      <w:proofErr w:type="gramStart"/>
      <w:r>
        <w:t>pas</w:t>
      </w:r>
      <w:proofErr w:type="gramEnd"/>
      <w:r>
        <w:t xml:space="preserve"> besoin de le déclarer dans l’outil </w:t>
      </w:r>
      <w:proofErr w:type="spellStart"/>
      <w:r>
        <w:t>Scene</w:t>
      </w:r>
      <w:proofErr w:type="spellEnd"/>
      <w:r>
        <w:t xml:space="preserve"> Builder dans ce cas) </w:t>
      </w:r>
    </w:p>
    <w:p w14:paraId="38CE7D1D" w14:textId="77777777" w:rsidR="00E879D8" w:rsidRDefault="00E879D8">
      <w:pPr>
        <w:ind w:left="720" w:firstLine="720"/>
      </w:pPr>
    </w:p>
    <w:p w14:paraId="64A283EB" w14:textId="77777777" w:rsidR="00E879D8" w:rsidRDefault="00E879D8">
      <w:hyperlink r:id="rId117">
        <w:r>
          <w:rPr>
            <w:color w:val="1155CC"/>
            <w:u w:val="single"/>
          </w:rPr>
          <w:t xml:space="preserve">https://docs.oracle.com/javase/8/javafx/api/javafx/fxml/FXMLLoader.html </w:t>
        </w:r>
      </w:hyperlink>
    </w:p>
    <w:p w14:paraId="49ABCC07" w14:textId="77777777" w:rsidR="00E879D8" w:rsidRDefault="00E879D8"/>
    <w:p w14:paraId="5EBEF378" w14:textId="77777777" w:rsidR="00E879D8" w:rsidRDefault="00000000">
      <w:pPr>
        <w:pStyle w:val="Titre2"/>
        <w:rPr>
          <w:b/>
        </w:rPr>
      </w:pPr>
      <w:bookmarkStart w:id="162" w:name="_5idaxjnznkjy" w:colFirst="0" w:colLast="0"/>
      <w:bookmarkEnd w:id="162"/>
      <w:r>
        <w:rPr>
          <w:b/>
        </w:rPr>
        <w:t xml:space="preserve">Autres fonctionnalités </w:t>
      </w:r>
    </w:p>
    <w:p w14:paraId="5E8F3502" w14:textId="77777777" w:rsidR="00E879D8" w:rsidRDefault="00E879D8"/>
    <w:p w14:paraId="36F17594" w14:textId="77777777" w:rsidR="00E879D8" w:rsidRDefault="00000000">
      <w:r>
        <w:t xml:space="preserve">Affichage de contenu HTML 5 (SVG) et communication Java – JavaScript : à l’aide des composants </w:t>
      </w:r>
      <w:proofErr w:type="spellStart"/>
      <w:r>
        <w:t>WebEngine</w:t>
      </w:r>
      <w:proofErr w:type="spellEnd"/>
      <w:r>
        <w:t xml:space="preserve"> et </w:t>
      </w:r>
      <w:proofErr w:type="spellStart"/>
      <w:r>
        <w:t>WebView</w:t>
      </w:r>
      <w:proofErr w:type="spellEnd"/>
      <w:r>
        <w:t xml:space="preserve"> </w:t>
      </w:r>
    </w:p>
    <w:p w14:paraId="68387F29" w14:textId="77777777" w:rsidR="00E879D8" w:rsidRDefault="00E879D8"/>
    <w:p w14:paraId="5A734446" w14:textId="77777777" w:rsidR="00E879D8" w:rsidRDefault="00000000">
      <w:r>
        <w:t xml:space="preserve">Multimédia grâce aux composants </w:t>
      </w:r>
      <w:proofErr w:type="spellStart"/>
      <w:r>
        <w:t>MediaPlayer</w:t>
      </w:r>
      <w:proofErr w:type="spellEnd"/>
      <w:r>
        <w:t xml:space="preserve"> et </w:t>
      </w:r>
      <w:proofErr w:type="spellStart"/>
      <w:r>
        <w:t>MediaView</w:t>
      </w:r>
      <w:proofErr w:type="spellEnd"/>
      <w:r>
        <w:t xml:space="preserve"> </w:t>
      </w:r>
    </w:p>
    <w:p w14:paraId="130F1F5A" w14:textId="77777777" w:rsidR="00E879D8" w:rsidRDefault="00E879D8"/>
    <w:p w14:paraId="46328514" w14:textId="77777777" w:rsidR="00E879D8" w:rsidRDefault="00000000">
      <w:r>
        <w:t xml:space="preserve">Multitouch pour les écrans tactiles </w:t>
      </w:r>
    </w:p>
    <w:p w14:paraId="1B2831C0" w14:textId="77777777" w:rsidR="00E879D8" w:rsidRDefault="00E879D8"/>
    <w:p w14:paraId="70095249" w14:textId="77777777" w:rsidR="00E879D8" w:rsidRDefault="00000000">
      <w:r>
        <w:t xml:space="preserve">Printing API </w:t>
      </w:r>
    </w:p>
    <w:p w14:paraId="30A6BBEC" w14:textId="77777777" w:rsidR="00E879D8" w:rsidRDefault="00E879D8"/>
    <w:p w14:paraId="07841AE3" w14:textId="77777777" w:rsidR="00E879D8" w:rsidRDefault="00000000">
      <w:r>
        <w:t>Services de concurrence (</w:t>
      </w:r>
      <w:proofErr w:type="spellStart"/>
      <w:r>
        <w:t>Task</w:t>
      </w:r>
      <w:proofErr w:type="spellEnd"/>
      <w:r>
        <w:t xml:space="preserve"> </w:t>
      </w:r>
      <w:proofErr w:type="spellStart"/>
      <w:r>
        <w:t>JavaFX</w:t>
      </w:r>
      <w:proofErr w:type="spellEnd"/>
      <w:r>
        <w:t xml:space="preserve">) </w:t>
      </w:r>
    </w:p>
    <w:p w14:paraId="72083B3F" w14:textId="77777777" w:rsidR="00E879D8" w:rsidRDefault="00E879D8"/>
    <w:p w14:paraId="40D5D659" w14:textId="77777777" w:rsidR="00E879D8" w:rsidRDefault="00000000">
      <w:r>
        <w:t>Self-</w:t>
      </w:r>
      <w:proofErr w:type="spellStart"/>
      <w:r>
        <w:t>Contained</w:t>
      </w:r>
      <w:proofErr w:type="spellEnd"/>
      <w:r>
        <w:t xml:space="preserve"> Application Packaging</w:t>
      </w:r>
    </w:p>
    <w:p w14:paraId="668CF4EA" w14:textId="77777777" w:rsidR="00E879D8" w:rsidRDefault="00E879D8"/>
    <w:p w14:paraId="489C9404" w14:textId="77777777" w:rsidR="00E879D8" w:rsidRDefault="00000000">
      <w:r>
        <w:t xml:space="preserve">Interopérabilité avec AWT/Swing grâce au nœud </w:t>
      </w:r>
      <w:proofErr w:type="spellStart"/>
      <w:r>
        <w:t>SwingNode</w:t>
      </w:r>
      <w:proofErr w:type="spellEnd"/>
      <w:r>
        <w:t xml:space="preserve"> </w:t>
      </w:r>
    </w:p>
    <w:p w14:paraId="39E74395" w14:textId="77777777" w:rsidR="00E879D8" w:rsidRDefault="00E879D8"/>
    <w:p w14:paraId="781874B5" w14:textId="77777777" w:rsidR="00E879D8" w:rsidRDefault="00000000">
      <w:pPr>
        <w:pStyle w:val="Titre1"/>
        <w:rPr>
          <w:b/>
        </w:rPr>
      </w:pPr>
      <w:bookmarkStart w:id="163" w:name="_gzasdsom3v6i" w:colFirst="0" w:colLast="0"/>
      <w:bookmarkEnd w:id="163"/>
      <w:r>
        <w:rPr>
          <w:b/>
        </w:rPr>
        <w:t xml:space="preserve">Références </w:t>
      </w:r>
    </w:p>
    <w:p w14:paraId="5D422BD4" w14:textId="77777777" w:rsidR="00E879D8" w:rsidRDefault="00E879D8"/>
    <w:p w14:paraId="4E984965" w14:textId="77777777" w:rsidR="00E879D8" w:rsidRDefault="00000000">
      <w:pPr>
        <w:rPr>
          <w:b/>
        </w:rPr>
      </w:pPr>
      <w:r>
        <w:rPr>
          <w:b/>
        </w:rPr>
        <w:t xml:space="preserve">Liens utiles </w:t>
      </w:r>
    </w:p>
    <w:p w14:paraId="43447850" w14:textId="77777777" w:rsidR="00E879D8" w:rsidRDefault="00E879D8">
      <w:pPr>
        <w:rPr>
          <w:b/>
        </w:rPr>
      </w:pPr>
    </w:p>
    <w:p w14:paraId="34C87FFC" w14:textId="77777777" w:rsidR="00E879D8" w:rsidRDefault="00E879D8">
      <w:pPr>
        <w:numPr>
          <w:ilvl w:val="0"/>
          <w:numId w:val="46"/>
        </w:numPr>
      </w:pPr>
      <w:hyperlink r:id="rId118">
        <w:r>
          <w:rPr>
            <w:color w:val="1155CC"/>
            <w:u w:val="single"/>
          </w:rPr>
          <w:t xml:space="preserve">https://fr.wikipedia.org/wiki/JavaFX </w:t>
        </w:r>
      </w:hyperlink>
    </w:p>
    <w:p w14:paraId="0AE2C81B" w14:textId="77777777" w:rsidR="00E879D8" w:rsidRDefault="00E879D8">
      <w:pPr>
        <w:numPr>
          <w:ilvl w:val="0"/>
          <w:numId w:val="46"/>
        </w:numPr>
      </w:pPr>
      <w:hyperlink r:id="rId119">
        <w:r>
          <w:rPr>
            <w:color w:val="1155CC"/>
            <w:u w:val="single"/>
          </w:rPr>
          <w:t xml:space="preserve">https://openjfx.io/ </w:t>
        </w:r>
      </w:hyperlink>
    </w:p>
    <w:p w14:paraId="39237A51" w14:textId="77777777" w:rsidR="00E879D8" w:rsidRDefault="00E879D8">
      <w:pPr>
        <w:numPr>
          <w:ilvl w:val="0"/>
          <w:numId w:val="46"/>
        </w:numPr>
      </w:pPr>
      <w:hyperlink r:id="rId120">
        <w:r>
          <w:rPr>
            <w:color w:val="1155CC"/>
            <w:u w:val="single"/>
          </w:rPr>
          <w:t xml:space="preserve">https://docs.oracle.com/javafx/2/ </w:t>
        </w:r>
      </w:hyperlink>
    </w:p>
    <w:p w14:paraId="21184C58" w14:textId="77777777" w:rsidR="00E879D8" w:rsidRDefault="00E879D8">
      <w:pPr>
        <w:numPr>
          <w:ilvl w:val="0"/>
          <w:numId w:val="46"/>
        </w:numPr>
      </w:pPr>
      <w:hyperlink r:id="rId121">
        <w:r>
          <w:rPr>
            <w:color w:val="1155CC"/>
            <w:u w:val="single"/>
          </w:rPr>
          <w:t xml:space="preserve">https://docs.oracle.com/javase/8/javafx/api/ </w:t>
        </w:r>
      </w:hyperlink>
    </w:p>
    <w:p w14:paraId="3C359A6B" w14:textId="77777777" w:rsidR="00E879D8" w:rsidRDefault="00E879D8">
      <w:pPr>
        <w:numPr>
          <w:ilvl w:val="0"/>
          <w:numId w:val="46"/>
        </w:numPr>
      </w:pPr>
      <w:hyperlink r:id="rId122">
        <w:r>
          <w:rPr>
            <w:color w:val="1155CC"/>
            <w:u w:val="single"/>
          </w:rPr>
          <w:t xml:space="preserve">https://docs.oracle.com/javase/8/javase-clienttechnologies.htm </w:t>
        </w:r>
      </w:hyperlink>
    </w:p>
    <w:p w14:paraId="6F71DB87" w14:textId="77777777" w:rsidR="00E879D8" w:rsidRDefault="00E879D8">
      <w:pPr>
        <w:numPr>
          <w:ilvl w:val="0"/>
          <w:numId w:val="46"/>
        </w:numPr>
      </w:pPr>
      <w:hyperlink r:id="rId123">
        <w:r>
          <w:rPr>
            <w:color w:val="1155CC"/>
            <w:u w:val="single"/>
          </w:rPr>
          <w:t xml:space="preserve">https://docs.oracle.com/javase/8/javafx/get-started-tutorial/index.html </w:t>
        </w:r>
      </w:hyperlink>
    </w:p>
    <w:p w14:paraId="7DFFB004" w14:textId="77777777" w:rsidR="00E879D8" w:rsidRDefault="00E879D8">
      <w:pPr>
        <w:numPr>
          <w:ilvl w:val="0"/>
          <w:numId w:val="46"/>
        </w:numPr>
      </w:pPr>
      <w:hyperlink r:id="rId124">
        <w:r>
          <w:rPr>
            <w:color w:val="1155CC"/>
            <w:u w:val="single"/>
          </w:rPr>
          <w:t xml:space="preserve">http://gluonhq.com/products/scene-builder/ </w:t>
        </w:r>
      </w:hyperlink>
    </w:p>
    <w:p w14:paraId="551091E6" w14:textId="77777777" w:rsidR="00E879D8" w:rsidRDefault="00E879D8">
      <w:pPr>
        <w:numPr>
          <w:ilvl w:val="0"/>
          <w:numId w:val="46"/>
        </w:numPr>
      </w:pPr>
      <w:hyperlink r:id="rId125">
        <w:r>
          <w:rPr>
            <w:color w:val="1155CC"/>
            <w:u w:val="single"/>
          </w:rPr>
          <w:t xml:space="preserve">https://openclassrooms.com/courses/les-applications-web-avec-javafx </w:t>
        </w:r>
      </w:hyperlink>
    </w:p>
    <w:p w14:paraId="77B9F58D" w14:textId="77777777" w:rsidR="00E879D8" w:rsidRDefault="00E879D8">
      <w:pPr>
        <w:numPr>
          <w:ilvl w:val="0"/>
          <w:numId w:val="46"/>
        </w:numPr>
      </w:pPr>
      <w:hyperlink r:id="rId126">
        <w:r>
          <w:rPr>
            <w:color w:val="1155CC"/>
            <w:u w:val="single"/>
          </w:rPr>
          <w:t xml:space="preserve">http://code.makery.ch/library/javafx-8-tutorial/fr/ </w:t>
        </w:r>
      </w:hyperlink>
    </w:p>
    <w:p w14:paraId="340E09A0" w14:textId="77777777" w:rsidR="00E879D8" w:rsidRDefault="00E879D8">
      <w:pPr>
        <w:numPr>
          <w:ilvl w:val="0"/>
          <w:numId w:val="46"/>
        </w:numPr>
      </w:pPr>
      <w:hyperlink r:id="rId127">
        <w:r>
          <w:rPr>
            <w:color w:val="1155CC"/>
            <w:u w:val="single"/>
          </w:rPr>
          <w:t xml:space="preserve">https://java.developpez.com/faq/javafx/ </w:t>
        </w:r>
      </w:hyperlink>
    </w:p>
    <w:p w14:paraId="19940C14" w14:textId="77777777" w:rsidR="00E879D8" w:rsidRDefault="00E879D8"/>
    <w:p w14:paraId="5FA023A5" w14:textId="77777777" w:rsidR="00E879D8" w:rsidRDefault="00000000">
      <w:pPr>
        <w:rPr>
          <w:b/>
        </w:rPr>
      </w:pPr>
      <w:r>
        <w:rPr>
          <w:b/>
        </w:rPr>
        <w:t xml:space="preserve">Livres </w:t>
      </w:r>
    </w:p>
    <w:p w14:paraId="1D845C9E" w14:textId="77777777" w:rsidR="00E879D8" w:rsidRDefault="00E879D8">
      <w:pPr>
        <w:rPr>
          <w:b/>
        </w:rPr>
      </w:pPr>
    </w:p>
    <w:p w14:paraId="79E1CD8C" w14:textId="77777777" w:rsidR="00E879D8" w:rsidRDefault="00000000">
      <w:pPr>
        <w:numPr>
          <w:ilvl w:val="0"/>
          <w:numId w:val="141"/>
        </w:numPr>
      </w:pPr>
      <w:proofErr w:type="spellStart"/>
      <w:r>
        <w:t>JavaFX</w:t>
      </w:r>
      <w:proofErr w:type="spellEnd"/>
      <w:r>
        <w:t xml:space="preserve"> for </w:t>
      </w:r>
      <w:proofErr w:type="spellStart"/>
      <w:r>
        <w:t>Dummies</w:t>
      </w:r>
      <w:proofErr w:type="spellEnd"/>
      <w:r>
        <w:t xml:space="preserve"> </w:t>
      </w:r>
    </w:p>
    <w:p w14:paraId="66975DE2" w14:textId="77777777" w:rsidR="00E879D8" w:rsidRPr="00EE174F" w:rsidRDefault="00000000">
      <w:pPr>
        <w:numPr>
          <w:ilvl w:val="0"/>
          <w:numId w:val="141"/>
        </w:numPr>
        <w:rPr>
          <w:lang w:val="en-US"/>
        </w:rPr>
      </w:pPr>
      <w:r w:rsidRPr="00EE174F">
        <w:rPr>
          <w:lang w:val="en-US"/>
        </w:rPr>
        <w:t xml:space="preserve">Pro JavaFX </w:t>
      </w:r>
      <w:proofErr w:type="gramStart"/>
      <w:r w:rsidRPr="00EE174F">
        <w:rPr>
          <w:lang w:val="en-US"/>
        </w:rPr>
        <w:t>8 :</w:t>
      </w:r>
      <w:proofErr w:type="gramEnd"/>
      <w:r w:rsidRPr="00EE174F">
        <w:rPr>
          <w:lang w:val="en-US"/>
        </w:rPr>
        <w:t xml:space="preserve"> A Definitive Guide to Building Desktop, Mobile, and Embedded Java Clients (</w:t>
      </w:r>
      <w:proofErr w:type="spellStart"/>
      <w:r w:rsidRPr="00EE174F">
        <w:rPr>
          <w:lang w:val="en-US"/>
        </w:rPr>
        <w:t>Apress</w:t>
      </w:r>
      <w:proofErr w:type="spellEnd"/>
      <w:r w:rsidRPr="00EE174F">
        <w:rPr>
          <w:lang w:val="en-US"/>
        </w:rPr>
        <w:t xml:space="preserve">) </w:t>
      </w:r>
    </w:p>
    <w:p w14:paraId="57F981D7" w14:textId="77777777" w:rsidR="00E879D8" w:rsidRPr="00EE174F" w:rsidRDefault="00000000">
      <w:pPr>
        <w:numPr>
          <w:ilvl w:val="0"/>
          <w:numId w:val="141"/>
        </w:numPr>
        <w:rPr>
          <w:lang w:val="en-US"/>
        </w:rPr>
      </w:pPr>
      <w:r w:rsidRPr="00EE174F">
        <w:rPr>
          <w:lang w:val="en-US"/>
        </w:rPr>
        <w:t xml:space="preserve">Introducing JavaFX 8 Programming (Oracle Press) </w:t>
      </w:r>
    </w:p>
    <w:p w14:paraId="19F6EDAC" w14:textId="77777777" w:rsidR="00E879D8" w:rsidRPr="00EE174F" w:rsidRDefault="00000000">
      <w:pPr>
        <w:numPr>
          <w:ilvl w:val="0"/>
          <w:numId w:val="141"/>
        </w:numPr>
        <w:rPr>
          <w:lang w:val="en-US"/>
        </w:rPr>
      </w:pPr>
      <w:r w:rsidRPr="00EE174F">
        <w:rPr>
          <w:lang w:val="en-US"/>
        </w:rPr>
        <w:t>Learn JavaFX 8: Building User Experience and Interfaces with Java 8 (</w:t>
      </w:r>
      <w:proofErr w:type="spellStart"/>
      <w:r w:rsidRPr="00EE174F">
        <w:rPr>
          <w:lang w:val="en-US"/>
        </w:rPr>
        <w:t>Apress</w:t>
      </w:r>
      <w:proofErr w:type="spellEnd"/>
      <w:r w:rsidRPr="00EE174F">
        <w:rPr>
          <w:lang w:val="en-US"/>
        </w:rPr>
        <w:t xml:space="preserve">) </w:t>
      </w:r>
    </w:p>
    <w:p w14:paraId="3108ADC9" w14:textId="77777777" w:rsidR="00E879D8" w:rsidRPr="00EE174F" w:rsidRDefault="00000000">
      <w:pPr>
        <w:numPr>
          <w:ilvl w:val="0"/>
          <w:numId w:val="141"/>
        </w:numPr>
        <w:rPr>
          <w:lang w:val="en-US"/>
        </w:rPr>
      </w:pPr>
      <w:r w:rsidRPr="00EE174F">
        <w:rPr>
          <w:lang w:val="en-US"/>
        </w:rPr>
        <w:t>JavaFX 8: Introduction by Example (</w:t>
      </w:r>
      <w:proofErr w:type="spellStart"/>
      <w:r w:rsidRPr="00EE174F">
        <w:rPr>
          <w:lang w:val="en-US"/>
        </w:rPr>
        <w:t>Apress</w:t>
      </w:r>
      <w:proofErr w:type="spellEnd"/>
      <w:r w:rsidRPr="00EE174F">
        <w:rPr>
          <w:lang w:val="en-US"/>
        </w:rPr>
        <w:t>).</w:t>
      </w:r>
    </w:p>
    <w:p w14:paraId="34FFCABE" w14:textId="77777777" w:rsidR="00E879D8" w:rsidRPr="00EE174F" w:rsidRDefault="00E879D8">
      <w:pPr>
        <w:rPr>
          <w:lang w:val="en-US"/>
        </w:rPr>
      </w:pPr>
    </w:p>
    <w:p w14:paraId="5411A2E1" w14:textId="77777777" w:rsidR="00E879D8" w:rsidRPr="00EE174F" w:rsidRDefault="00E879D8">
      <w:pPr>
        <w:rPr>
          <w:lang w:val="en-US"/>
        </w:rPr>
      </w:pPr>
    </w:p>
    <w:p w14:paraId="43A272FF" w14:textId="77777777" w:rsidR="00E879D8" w:rsidRPr="00EE174F" w:rsidRDefault="00E879D8">
      <w:pPr>
        <w:rPr>
          <w:lang w:val="en-US"/>
        </w:rPr>
      </w:pPr>
    </w:p>
    <w:p w14:paraId="4A2271A2" w14:textId="77777777" w:rsidR="00E879D8" w:rsidRPr="00EE174F" w:rsidRDefault="00E879D8">
      <w:pPr>
        <w:rPr>
          <w:lang w:val="en-US"/>
        </w:rPr>
      </w:pPr>
    </w:p>
    <w:p w14:paraId="266E3B41" w14:textId="77777777" w:rsidR="00E879D8" w:rsidRPr="00EE174F" w:rsidRDefault="00E879D8">
      <w:pPr>
        <w:rPr>
          <w:lang w:val="en-US"/>
        </w:rPr>
      </w:pPr>
    </w:p>
    <w:p w14:paraId="6DE3F990" w14:textId="77777777" w:rsidR="00E879D8" w:rsidRPr="00EE174F" w:rsidRDefault="00E879D8">
      <w:pPr>
        <w:rPr>
          <w:lang w:val="en-US"/>
        </w:rPr>
      </w:pPr>
    </w:p>
    <w:p w14:paraId="5DE9F80E" w14:textId="77777777" w:rsidR="00E879D8" w:rsidRPr="00EE174F" w:rsidRDefault="00E879D8">
      <w:pPr>
        <w:rPr>
          <w:lang w:val="en-US"/>
        </w:rPr>
      </w:pPr>
    </w:p>
    <w:p w14:paraId="73DE1CE8" w14:textId="77777777" w:rsidR="00E879D8" w:rsidRPr="00EE174F" w:rsidRDefault="00E879D8">
      <w:pPr>
        <w:rPr>
          <w:lang w:val="en-US"/>
        </w:rPr>
      </w:pPr>
    </w:p>
    <w:p w14:paraId="2B07D8BC" w14:textId="77777777" w:rsidR="00E879D8" w:rsidRPr="00EE174F" w:rsidRDefault="00E879D8">
      <w:pPr>
        <w:rPr>
          <w:lang w:val="en-US"/>
        </w:rPr>
      </w:pPr>
    </w:p>
    <w:p w14:paraId="67125FDD" w14:textId="77777777" w:rsidR="00E879D8" w:rsidRPr="00EE174F" w:rsidRDefault="00E879D8">
      <w:pPr>
        <w:rPr>
          <w:lang w:val="en-US"/>
        </w:rPr>
      </w:pPr>
    </w:p>
    <w:p w14:paraId="46F48AA2" w14:textId="77777777" w:rsidR="00E879D8" w:rsidRPr="00EE174F" w:rsidRDefault="00E879D8">
      <w:pPr>
        <w:rPr>
          <w:lang w:val="en-US"/>
        </w:rPr>
      </w:pPr>
    </w:p>
    <w:p w14:paraId="2E775187" w14:textId="77777777" w:rsidR="00E879D8" w:rsidRPr="00EE174F" w:rsidRDefault="00E879D8">
      <w:pPr>
        <w:rPr>
          <w:lang w:val="en-US"/>
        </w:rPr>
      </w:pPr>
    </w:p>
    <w:p w14:paraId="327F785E" w14:textId="77777777" w:rsidR="00E879D8" w:rsidRPr="00EE174F" w:rsidRDefault="00E879D8">
      <w:pPr>
        <w:rPr>
          <w:lang w:val="en-US"/>
        </w:rPr>
      </w:pPr>
    </w:p>
    <w:p w14:paraId="5F397D32" w14:textId="77777777" w:rsidR="00E879D8" w:rsidRPr="00EE174F" w:rsidRDefault="00E879D8">
      <w:pPr>
        <w:rPr>
          <w:lang w:val="en-US"/>
        </w:rPr>
      </w:pPr>
    </w:p>
    <w:p w14:paraId="3B84D935" w14:textId="77777777" w:rsidR="00E879D8" w:rsidRPr="00EE174F" w:rsidRDefault="00E879D8">
      <w:pPr>
        <w:rPr>
          <w:lang w:val="en-US"/>
        </w:rPr>
      </w:pPr>
    </w:p>
    <w:p w14:paraId="728D8B43" w14:textId="77777777" w:rsidR="00E879D8" w:rsidRPr="00EE174F" w:rsidRDefault="00E879D8">
      <w:pPr>
        <w:rPr>
          <w:lang w:val="en-US"/>
        </w:rPr>
      </w:pPr>
    </w:p>
    <w:p w14:paraId="3B246E58" w14:textId="77777777" w:rsidR="00E879D8" w:rsidRPr="00EE174F" w:rsidRDefault="00E879D8">
      <w:pPr>
        <w:rPr>
          <w:lang w:val="en-US"/>
        </w:rPr>
      </w:pPr>
    </w:p>
    <w:p w14:paraId="7FA9FA1C" w14:textId="77777777" w:rsidR="00E879D8" w:rsidRPr="00EE174F" w:rsidRDefault="00E879D8">
      <w:pPr>
        <w:rPr>
          <w:lang w:val="en-US"/>
        </w:rPr>
      </w:pPr>
    </w:p>
    <w:p w14:paraId="36ED03B3" w14:textId="77777777" w:rsidR="00E879D8" w:rsidRPr="00EE174F" w:rsidRDefault="00E879D8">
      <w:pPr>
        <w:rPr>
          <w:lang w:val="en-US"/>
        </w:rPr>
      </w:pPr>
    </w:p>
    <w:p w14:paraId="3DB3C9DC" w14:textId="77777777" w:rsidR="00E879D8" w:rsidRPr="00EE174F" w:rsidRDefault="00E879D8">
      <w:pPr>
        <w:rPr>
          <w:lang w:val="en-US"/>
        </w:rPr>
      </w:pPr>
    </w:p>
    <w:p w14:paraId="3553E2FA" w14:textId="77777777" w:rsidR="00E879D8" w:rsidRPr="00EE174F" w:rsidRDefault="00E879D8">
      <w:pPr>
        <w:rPr>
          <w:lang w:val="en-US"/>
        </w:rPr>
      </w:pPr>
    </w:p>
    <w:p w14:paraId="6E37536E" w14:textId="77777777" w:rsidR="00E879D8" w:rsidRPr="00EE174F" w:rsidRDefault="00E879D8">
      <w:pPr>
        <w:rPr>
          <w:lang w:val="en-US"/>
        </w:rPr>
      </w:pPr>
    </w:p>
    <w:p w14:paraId="5B888F28" w14:textId="77777777" w:rsidR="00E879D8" w:rsidRPr="00EE174F" w:rsidRDefault="00E879D8">
      <w:pPr>
        <w:rPr>
          <w:lang w:val="en-US"/>
        </w:rPr>
      </w:pPr>
    </w:p>
    <w:p w14:paraId="20E8D676" w14:textId="77777777" w:rsidR="00E879D8" w:rsidRPr="00EE174F" w:rsidRDefault="00E879D8">
      <w:pPr>
        <w:rPr>
          <w:lang w:val="en-US"/>
        </w:rPr>
      </w:pPr>
    </w:p>
    <w:p w14:paraId="1F783A0C" w14:textId="77777777" w:rsidR="00E879D8" w:rsidRPr="00EE174F" w:rsidRDefault="00E879D8">
      <w:pPr>
        <w:rPr>
          <w:lang w:val="en-US"/>
        </w:rPr>
      </w:pPr>
    </w:p>
    <w:p w14:paraId="62579548" w14:textId="77777777" w:rsidR="00E879D8" w:rsidRPr="00EE174F" w:rsidRDefault="00E879D8">
      <w:pPr>
        <w:rPr>
          <w:lang w:val="en-US"/>
        </w:rPr>
      </w:pPr>
    </w:p>
    <w:p w14:paraId="5506CA77" w14:textId="77777777" w:rsidR="00E879D8" w:rsidRDefault="00E879D8">
      <w:pPr>
        <w:rPr>
          <w:lang w:val="en-US"/>
        </w:rPr>
      </w:pPr>
    </w:p>
    <w:p w14:paraId="3FE756BD" w14:textId="77777777" w:rsidR="00410A81" w:rsidRDefault="00410A81">
      <w:pPr>
        <w:rPr>
          <w:lang w:val="en-US"/>
        </w:rPr>
      </w:pPr>
    </w:p>
    <w:p w14:paraId="35C64D4B" w14:textId="77777777" w:rsidR="00410A81" w:rsidRDefault="00410A81">
      <w:pPr>
        <w:rPr>
          <w:lang w:val="en-US"/>
        </w:rPr>
      </w:pPr>
    </w:p>
    <w:p w14:paraId="1A135EAA" w14:textId="77777777" w:rsidR="00410A81" w:rsidRDefault="00410A81">
      <w:pPr>
        <w:rPr>
          <w:lang w:val="en-US"/>
        </w:rPr>
      </w:pPr>
    </w:p>
    <w:p w14:paraId="0D45138E" w14:textId="77777777" w:rsidR="00410A81" w:rsidRPr="00EE174F" w:rsidRDefault="00410A81">
      <w:pPr>
        <w:rPr>
          <w:lang w:val="en-US"/>
        </w:rPr>
      </w:pPr>
    </w:p>
    <w:p w14:paraId="009212DF" w14:textId="77777777" w:rsidR="00E879D8" w:rsidRPr="00EE174F" w:rsidRDefault="00E879D8">
      <w:pPr>
        <w:rPr>
          <w:lang w:val="en-US"/>
        </w:rPr>
      </w:pPr>
    </w:p>
    <w:p w14:paraId="7EEAAE1B" w14:textId="77777777" w:rsidR="00E879D8" w:rsidRPr="00EE174F" w:rsidRDefault="00E879D8">
      <w:pPr>
        <w:rPr>
          <w:lang w:val="en-US"/>
        </w:rPr>
      </w:pPr>
    </w:p>
    <w:p w14:paraId="0C262B63" w14:textId="77777777" w:rsidR="00E879D8" w:rsidRPr="00EE174F" w:rsidRDefault="00E879D8">
      <w:pPr>
        <w:rPr>
          <w:lang w:val="en-US"/>
        </w:rPr>
      </w:pPr>
    </w:p>
    <w:p w14:paraId="2F5B316F" w14:textId="77777777" w:rsidR="00E879D8" w:rsidRPr="00EE174F" w:rsidRDefault="00000000">
      <w:pPr>
        <w:pStyle w:val="Titre"/>
        <w:jc w:val="center"/>
        <w:rPr>
          <w:lang w:val="en-US"/>
        </w:rPr>
      </w:pPr>
      <w:bookmarkStart w:id="164" w:name="_7n7iz5ybawxn" w:colFirst="0" w:colLast="0"/>
      <w:bookmarkEnd w:id="164"/>
      <w:r w:rsidRPr="00EE174F">
        <w:rPr>
          <w:lang w:val="en-US"/>
        </w:rPr>
        <w:lastRenderedPageBreak/>
        <w:t>TD 3</w:t>
      </w:r>
    </w:p>
    <w:p w14:paraId="58843934" w14:textId="77777777" w:rsidR="00E879D8" w:rsidRPr="00EE174F" w:rsidRDefault="00E879D8">
      <w:pPr>
        <w:rPr>
          <w:lang w:val="en-US"/>
        </w:rPr>
      </w:pPr>
    </w:p>
    <w:p w14:paraId="63935D79" w14:textId="77777777" w:rsidR="00E879D8" w:rsidRPr="00A10AF7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65" w:author="chapristi孫悟空" w:date="2024-04-25T14:43:00Z"/>
          <w:lang w:val="fr-FR"/>
        </w:rPr>
      </w:pPr>
      <w:proofErr w:type="gramStart"/>
      <w:ins w:id="166" w:author="chapristi孫悟空" w:date="2024-04-25T14:43:00Z">
        <w:r w:rsidRPr="00A10AF7">
          <w:rPr>
            <w:lang w:val="fr-FR"/>
          </w:rPr>
          <w:t>package</w:t>
        </w:r>
        <w:proofErr w:type="gramEnd"/>
        <w:r w:rsidRPr="00A10AF7">
          <w:rPr>
            <w:lang w:val="fr-FR"/>
          </w:rPr>
          <w:t xml:space="preserve"> </w:t>
        </w:r>
        <w:proofErr w:type="gramStart"/>
        <w:r w:rsidRPr="00A10AF7">
          <w:rPr>
            <w:lang w:val="fr-FR"/>
          </w:rPr>
          <w:t>unilim.info.ihm.td3;</w:t>
        </w:r>
        <w:proofErr w:type="gramEnd"/>
      </w:ins>
    </w:p>
    <w:p w14:paraId="2775E624" w14:textId="77777777" w:rsidR="00E879D8" w:rsidRPr="00A10AF7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67" w:author="chapristi孫悟空" w:date="2024-04-25T14:43:00Z"/>
          <w:lang w:val="fr-FR"/>
        </w:rPr>
      </w:pPr>
    </w:p>
    <w:p w14:paraId="710ABE3B" w14:textId="77777777" w:rsidR="00E879D8" w:rsidRPr="00A10AF7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68" w:author="chapristi孫悟空" w:date="2024-04-25T14:43:00Z"/>
          <w:lang w:val="fr-FR"/>
        </w:rPr>
      </w:pPr>
      <w:proofErr w:type="gramStart"/>
      <w:ins w:id="169" w:author="chapristi孫悟空" w:date="2024-04-25T14:43:00Z">
        <w:r w:rsidRPr="00A10AF7">
          <w:rPr>
            <w:lang w:val="fr-FR"/>
          </w:rPr>
          <w:t>import</w:t>
        </w:r>
        <w:proofErr w:type="gramEnd"/>
        <w:r w:rsidRPr="00A10AF7">
          <w:rPr>
            <w:lang w:val="fr-FR"/>
          </w:rPr>
          <w:t xml:space="preserve"> </w:t>
        </w:r>
        <w:proofErr w:type="spellStart"/>
        <w:proofErr w:type="gramStart"/>
        <w:r w:rsidRPr="00A10AF7">
          <w:rPr>
            <w:lang w:val="fr-FR"/>
          </w:rPr>
          <w:t>java.io.File</w:t>
        </w:r>
        <w:proofErr w:type="spellEnd"/>
        <w:proofErr w:type="gramEnd"/>
        <w:r w:rsidRPr="00A10AF7">
          <w:rPr>
            <w:lang w:val="fr-FR"/>
          </w:rPr>
          <w:t>;</w:t>
        </w:r>
      </w:ins>
    </w:p>
    <w:p w14:paraId="4430BE64" w14:textId="77777777" w:rsidR="00E879D8" w:rsidRPr="00A10AF7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70" w:author="chapristi孫悟空" w:date="2024-04-25T14:43:00Z"/>
          <w:lang w:val="fr-FR"/>
        </w:rPr>
      </w:pPr>
      <w:proofErr w:type="gramStart"/>
      <w:ins w:id="171" w:author="chapristi孫悟空" w:date="2024-04-25T14:43:00Z">
        <w:r w:rsidRPr="00A10AF7">
          <w:rPr>
            <w:lang w:val="fr-FR"/>
          </w:rPr>
          <w:t>import</w:t>
        </w:r>
        <w:proofErr w:type="gramEnd"/>
        <w:r w:rsidRPr="00A10AF7">
          <w:rPr>
            <w:lang w:val="fr-FR"/>
          </w:rPr>
          <w:t xml:space="preserve"> </w:t>
        </w:r>
        <w:proofErr w:type="spellStart"/>
        <w:proofErr w:type="gramStart"/>
        <w:r w:rsidRPr="00A10AF7">
          <w:rPr>
            <w:lang w:val="fr-FR"/>
          </w:rPr>
          <w:t>java.net.MalformedURLException</w:t>
        </w:r>
        <w:proofErr w:type="spellEnd"/>
        <w:proofErr w:type="gramEnd"/>
        <w:r w:rsidRPr="00A10AF7">
          <w:rPr>
            <w:lang w:val="fr-FR"/>
          </w:rPr>
          <w:t>;</w:t>
        </w:r>
      </w:ins>
    </w:p>
    <w:p w14:paraId="1D04DDF8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72" w:author="chapristi孫悟空" w:date="2024-04-25T14:43:00Z"/>
        </w:rPr>
      </w:pPr>
      <w:proofErr w:type="gramStart"/>
      <w:ins w:id="173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proofErr w:type="gramStart"/>
        <w:r>
          <w:t>java.util</w:t>
        </w:r>
        <w:proofErr w:type="gramEnd"/>
        <w:r>
          <w:t>.</w:t>
        </w:r>
        <w:proofErr w:type="gramStart"/>
        <w:r>
          <w:t>Optional</w:t>
        </w:r>
        <w:proofErr w:type="spellEnd"/>
        <w:r>
          <w:t>;</w:t>
        </w:r>
        <w:proofErr w:type="gramEnd"/>
      </w:ins>
    </w:p>
    <w:p w14:paraId="5EC42C30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74" w:author="chapristi孫悟空" w:date="2024-04-25T14:43:00Z"/>
        </w:rPr>
      </w:pPr>
    </w:p>
    <w:p w14:paraId="26E01703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75" w:author="chapristi孫悟空" w:date="2024-04-25T14:43:00Z"/>
        </w:rPr>
      </w:pPr>
      <w:proofErr w:type="gramStart"/>
      <w:ins w:id="176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</w:t>
        </w:r>
        <w:proofErr w:type="gramStart"/>
        <w:r>
          <w:t>application.Application</w:t>
        </w:r>
        <w:proofErr w:type="spellEnd"/>
        <w:proofErr w:type="gramEnd"/>
        <w:r>
          <w:t>;</w:t>
        </w:r>
      </w:ins>
    </w:p>
    <w:p w14:paraId="7DDFA54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77" w:author="chapristi孫悟空" w:date="2024-04-25T14:43:00Z"/>
        </w:rPr>
      </w:pPr>
      <w:proofErr w:type="gramStart"/>
      <w:ins w:id="178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</w:t>
        </w:r>
        <w:proofErr w:type="gramStart"/>
        <w:r>
          <w:t>application.Platform</w:t>
        </w:r>
        <w:proofErr w:type="spellEnd"/>
        <w:proofErr w:type="gramEnd"/>
        <w:r>
          <w:t>;</w:t>
        </w:r>
      </w:ins>
    </w:p>
    <w:p w14:paraId="07D58BAA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79" w:author="chapristi孫悟空" w:date="2024-04-25T14:43:00Z"/>
        </w:rPr>
      </w:pPr>
      <w:proofErr w:type="gramStart"/>
      <w:ins w:id="180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proofErr w:type="gramStart"/>
        <w:r>
          <w:t>javafx.event</w:t>
        </w:r>
        <w:proofErr w:type="gramEnd"/>
        <w:r>
          <w:t>.</w:t>
        </w:r>
        <w:proofErr w:type="gramStart"/>
        <w:r>
          <w:t>EventHandler</w:t>
        </w:r>
        <w:proofErr w:type="spellEnd"/>
        <w:r>
          <w:t>;</w:t>
        </w:r>
        <w:proofErr w:type="gramEnd"/>
      </w:ins>
    </w:p>
    <w:p w14:paraId="265BA2A5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81" w:author="chapristi孫悟空" w:date="2024-04-25T14:43:00Z"/>
        </w:rPr>
      </w:pPr>
      <w:proofErr w:type="gramStart"/>
      <w:ins w:id="182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proofErr w:type="gramStart"/>
        <w:r>
          <w:t>javafx.geometry</w:t>
        </w:r>
        <w:proofErr w:type="gramEnd"/>
        <w:r>
          <w:t>.</w:t>
        </w:r>
        <w:proofErr w:type="gramStart"/>
        <w:r>
          <w:t>Orientation</w:t>
        </w:r>
        <w:proofErr w:type="spellEnd"/>
        <w:r>
          <w:t>;</w:t>
        </w:r>
        <w:proofErr w:type="gramEnd"/>
      </w:ins>
    </w:p>
    <w:p w14:paraId="247B5C06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83" w:author="chapristi孫悟空" w:date="2024-04-25T14:43:00Z"/>
        </w:rPr>
      </w:pPr>
      <w:proofErr w:type="gramStart"/>
      <w:ins w:id="184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proofErr w:type="gramStart"/>
        <w:r>
          <w:t>javafx.geometry</w:t>
        </w:r>
        <w:proofErr w:type="gramEnd"/>
        <w:r>
          <w:t>.</w:t>
        </w:r>
        <w:proofErr w:type="gramStart"/>
        <w:r>
          <w:t>Pos</w:t>
        </w:r>
        <w:proofErr w:type="spellEnd"/>
        <w:r>
          <w:t>;</w:t>
        </w:r>
        <w:proofErr w:type="gramEnd"/>
      </w:ins>
    </w:p>
    <w:p w14:paraId="2B8621FB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85" w:author="chapristi孫悟空" w:date="2024-04-25T14:43:00Z"/>
        </w:rPr>
      </w:pPr>
      <w:proofErr w:type="gramStart"/>
      <w:ins w:id="186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proofErr w:type="gramStart"/>
        <w:r>
          <w:t>javafx.scene</w:t>
        </w:r>
        <w:proofErr w:type="gramEnd"/>
        <w:r>
          <w:t>.</w:t>
        </w:r>
        <w:proofErr w:type="gramStart"/>
        <w:r>
          <w:t>Group</w:t>
        </w:r>
        <w:proofErr w:type="spellEnd"/>
        <w:r>
          <w:t>;</w:t>
        </w:r>
        <w:proofErr w:type="gramEnd"/>
      </w:ins>
    </w:p>
    <w:p w14:paraId="53D25ED1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87" w:author="chapristi孫悟空" w:date="2024-04-25T14:43:00Z"/>
        </w:rPr>
      </w:pPr>
      <w:proofErr w:type="gramStart"/>
      <w:ins w:id="188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proofErr w:type="gramStart"/>
        <w:r>
          <w:t>javafx.scene</w:t>
        </w:r>
        <w:proofErr w:type="gramEnd"/>
        <w:r>
          <w:t>.</w:t>
        </w:r>
        <w:proofErr w:type="gramStart"/>
        <w:r>
          <w:t>Scene</w:t>
        </w:r>
        <w:proofErr w:type="spellEnd"/>
        <w:r>
          <w:t>;</w:t>
        </w:r>
        <w:proofErr w:type="gramEnd"/>
      </w:ins>
    </w:p>
    <w:p w14:paraId="488C6073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89" w:author="chapristi孫悟空" w:date="2024-04-25T14:43:00Z"/>
        </w:rPr>
      </w:pPr>
      <w:proofErr w:type="gramStart"/>
      <w:ins w:id="190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proofErr w:type="gramStart"/>
        <w:r>
          <w:t>javafx.scene</w:t>
        </w:r>
        <w:proofErr w:type="gramEnd"/>
        <w:r>
          <w:t>.</w:t>
        </w:r>
        <w:proofErr w:type="gramStart"/>
        <w:r>
          <w:t>control.Alert</w:t>
        </w:r>
        <w:proofErr w:type="spellEnd"/>
        <w:proofErr w:type="gramEnd"/>
        <w:r>
          <w:t>;</w:t>
        </w:r>
      </w:ins>
    </w:p>
    <w:p w14:paraId="4C5D0487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91" w:author="chapristi孫悟空" w:date="2024-04-25T14:43:00Z"/>
        </w:rPr>
      </w:pPr>
      <w:proofErr w:type="gramStart"/>
      <w:ins w:id="192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proofErr w:type="gramStart"/>
        <w:r>
          <w:t>javafx.scene</w:t>
        </w:r>
        <w:proofErr w:type="gramEnd"/>
        <w:r>
          <w:t>.</w:t>
        </w:r>
        <w:proofErr w:type="gramStart"/>
        <w:r>
          <w:t>control.Button</w:t>
        </w:r>
        <w:proofErr w:type="spellEnd"/>
        <w:proofErr w:type="gramEnd"/>
        <w:r>
          <w:t>;</w:t>
        </w:r>
      </w:ins>
    </w:p>
    <w:p w14:paraId="27838656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93" w:author="chapristi孫悟空" w:date="2024-04-25T14:43:00Z"/>
        </w:rPr>
      </w:pPr>
      <w:proofErr w:type="gramStart"/>
      <w:ins w:id="194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proofErr w:type="gramStart"/>
        <w:r>
          <w:t>javafx.scene</w:t>
        </w:r>
        <w:proofErr w:type="gramEnd"/>
        <w:r>
          <w:t>.</w:t>
        </w:r>
        <w:proofErr w:type="gramStart"/>
        <w:r>
          <w:t>control.ButtonType</w:t>
        </w:r>
        <w:proofErr w:type="spellEnd"/>
        <w:proofErr w:type="gramEnd"/>
        <w:r>
          <w:t>;</w:t>
        </w:r>
      </w:ins>
    </w:p>
    <w:p w14:paraId="7BC55C2B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95" w:author="chapristi孫悟空" w:date="2024-04-25T14:43:00Z"/>
        </w:rPr>
      </w:pPr>
      <w:proofErr w:type="gramStart"/>
      <w:ins w:id="196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proofErr w:type="gramStart"/>
        <w:r>
          <w:t>javafx.scene</w:t>
        </w:r>
        <w:proofErr w:type="gramEnd"/>
        <w:r>
          <w:t>.</w:t>
        </w:r>
        <w:proofErr w:type="gramStart"/>
        <w:r>
          <w:t>control.Label</w:t>
        </w:r>
        <w:proofErr w:type="spellEnd"/>
        <w:proofErr w:type="gramEnd"/>
        <w:r>
          <w:t>;</w:t>
        </w:r>
      </w:ins>
    </w:p>
    <w:p w14:paraId="5D6DD009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97" w:author="chapristi孫悟空" w:date="2024-04-25T14:43:00Z"/>
        </w:rPr>
      </w:pPr>
      <w:proofErr w:type="gramStart"/>
      <w:ins w:id="198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proofErr w:type="gramStart"/>
        <w:r>
          <w:t>javafx.scene</w:t>
        </w:r>
        <w:proofErr w:type="gramEnd"/>
        <w:r>
          <w:t>.</w:t>
        </w:r>
        <w:proofErr w:type="gramStart"/>
        <w:r>
          <w:t>control.TextField</w:t>
        </w:r>
        <w:proofErr w:type="spellEnd"/>
        <w:proofErr w:type="gramEnd"/>
        <w:r>
          <w:t>;</w:t>
        </w:r>
      </w:ins>
    </w:p>
    <w:p w14:paraId="58D2D132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99" w:author="chapristi孫悟空" w:date="2024-04-25T14:43:00Z"/>
        </w:rPr>
      </w:pPr>
      <w:proofErr w:type="gramStart"/>
      <w:ins w:id="200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proofErr w:type="gramStart"/>
        <w:r>
          <w:t>javafx.scene</w:t>
        </w:r>
        <w:proofErr w:type="gramEnd"/>
        <w:r>
          <w:t>.</w:t>
        </w:r>
        <w:proofErr w:type="gramStart"/>
        <w:r>
          <w:t>control.Alert.AlertType</w:t>
        </w:r>
        <w:proofErr w:type="spellEnd"/>
        <w:proofErr w:type="gramEnd"/>
        <w:r>
          <w:t>;</w:t>
        </w:r>
      </w:ins>
    </w:p>
    <w:p w14:paraId="2AB04288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01" w:author="chapristi孫悟空" w:date="2024-04-25T14:43:00Z"/>
        </w:rPr>
      </w:pPr>
      <w:proofErr w:type="gramStart"/>
      <w:ins w:id="202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proofErr w:type="gramStart"/>
        <w:r>
          <w:t>javafx.scene</w:t>
        </w:r>
        <w:proofErr w:type="gramEnd"/>
        <w:r>
          <w:t>.</w:t>
        </w:r>
        <w:proofErr w:type="gramStart"/>
        <w:r>
          <w:t>image.Image</w:t>
        </w:r>
        <w:proofErr w:type="spellEnd"/>
        <w:proofErr w:type="gramEnd"/>
        <w:r>
          <w:t>;</w:t>
        </w:r>
      </w:ins>
    </w:p>
    <w:p w14:paraId="46F52D4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03" w:author="chapristi孫悟空" w:date="2024-04-25T14:43:00Z"/>
        </w:rPr>
      </w:pPr>
      <w:proofErr w:type="gramStart"/>
      <w:ins w:id="204" w:author="chapristi孫悟空" w:date="2024-04-25T14:43:00Z">
        <w:r>
          <w:lastRenderedPageBreak/>
          <w:t>import</w:t>
        </w:r>
        <w:proofErr w:type="gramEnd"/>
        <w:r>
          <w:t xml:space="preserve"> </w:t>
        </w:r>
        <w:proofErr w:type="spellStart"/>
        <w:proofErr w:type="gramStart"/>
        <w:r>
          <w:t>javafx.scene</w:t>
        </w:r>
        <w:proofErr w:type="gramEnd"/>
        <w:r>
          <w:t>.</w:t>
        </w:r>
        <w:proofErr w:type="gramStart"/>
        <w:r>
          <w:t>image.ImageView</w:t>
        </w:r>
        <w:proofErr w:type="spellEnd"/>
        <w:proofErr w:type="gramEnd"/>
        <w:r>
          <w:t>;</w:t>
        </w:r>
      </w:ins>
    </w:p>
    <w:p w14:paraId="46D7D144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05" w:author="chapristi孫悟空" w:date="2024-04-25T14:43:00Z"/>
        </w:rPr>
      </w:pPr>
      <w:proofErr w:type="gramStart"/>
      <w:ins w:id="206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proofErr w:type="gramStart"/>
        <w:r>
          <w:t>javafx.scene</w:t>
        </w:r>
        <w:proofErr w:type="gramEnd"/>
        <w:r>
          <w:t>.</w:t>
        </w:r>
        <w:proofErr w:type="gramStart"/>
        <w:r>
          <w:t>input.MouseEvent</w:t>
        </w:r>
        <w:proofErr w:type="spellEnd"/>
        <w:proofErr w:type="gramEnd"/>
        <w:r>
          <w:t>;</w:t>
        </w:r>
      </w:ins>
    </w:p>
    <w:p w14:paraId="608405ED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07" w:author="chapristi孫悟空" w:date="2024-04-25T14:43:00Z"/>
          <w:lang w:val="en-US"/>
        </w:rPr>
      </w:pPr>
      <w:ins w:id="208" w:author="chapristi孫悟空" w:date="2024-04-25T14:43:00Z">
        <w:r w:rsidRPr="00EE174F">
          <w:rPr>
            <w:lang w:val="en-US"/>
          </w:rPr>
          <w:t xml:space="preserve">import </w:t>
        </w:r>
        <w:proofErr w:type="spellStart"/>
        <w:proofErr w:type="gramStart"/>
        <w:r w:rsidRPr="00EE174F">
          <w:rPr>
            <w:lang w:val="en-US"/>
          </w:rPr>
          <w:t>javafx.scene</w:t>
        </w:r>
        <w:proofErr w:type="gramEnd"/>
        <w:r w:rsidRPr="00EE174F">
          <w:rPr>
            <w:lang w:val="en-US"/>
          </w:rPr>
          <w:t>.</w:t>
        </w:r>
        <w:proofErr w:type="gramStart"/>
        <w:r w:rsidRPr="00EE174F">
          <w:rPr>
            <w:lang w:val="en-US"/>
          </w:rPr>
          <w:t>layout.FlowPane</w:t>
        </w:r>
        <w:proofErr w:type="spellEnd"/>
        <w:proofErr w:type="gramEnd"/>
        <w:r w:rsidRPr="00EE174F">
          <w:rPr>
            <w:lang w:val="en-US"/>
          </w:rPr>
          <w:t>;</w:t>
        </w:r>
      </w:ins>
    </w:p>
    <w:p w14:paraId="43E44856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09" w:author="chapristi孫悟空" w:date="2024-04-25T14:43:00Z"/>
          <w:lang w:val="en-US"/>
        </w:rPr>
      </w:pPr>
      <w:ins w:id="210" w:author="chapristi孫悟空" w:date="2024-04-25T14:43:00Z">
        <w:r w:rsidRPr="00EE174F">
          <w:rPr>
            <w:lang w:val="en-US"/>
          </w:rPr>
          <w:t xml:space="preserve">import </w:t>
        </w:r>
        <w:proofErr w:type="spellStart"/>
        <w:proofErr w:type="gramStart"/>
        <w:r w:rsidRPr="00EE174F">
          <w:rPr>
            <w:lang w:val="en-US"/>
          </w:rPr>
          <w:t>javafx.scene</w:t>
        </w:r>
        <w:proofErr w:type="gramEnd"/>
        <w:r w:rsidRPr="00EE174F">
          <w:rPr>
            <w:lang w:val="en-US"/>
          </w:rPr>
          <w:t>.</w:t>
        </w:r>
        <w:proofErr w:type="gramStart"/>
        <w:r w:rsidRPr="00EE174F">
          <w:rPr>
            <w:lang w:val="en-US"/>
          </w:rPr>
          <w:t>layout.GridPane</w:t>
        </w:r>
        <w:proofErr w:type="spellEnd"/>
        <w:proofErr w:type="gramEnd"/>
        <w:r w:rsidRPr="00EE174F">
          <w:rPr>
            <w:lang w:val="en-US"/>
          </w:rPr>
          <w:t>;</w:t>
        </w:r>
      </w:ins>
    </w:p>
    <w:p w14:paraId="27B7F305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11" w:author="chapristi孫悟空" w:date="2024-04-25T14:43:00Z"/>
          <w:lang w:val="en-US"/>
        </w:rPr>
      </w:pPr>
      <w:ins w:id="212" w:author="chapristi孫悟空" w:date="2024-04-25T14:43:00Z">
        <w:r w:rsidRPr="00EE174F">
          <w:rPr>
            <w:lang w:val="en-US"/>
          </w:rPr>
          <w:t xml:space="preserve">import </w:t>
        </w:r>
        <w:proofErr w:type="spellStart"/>
        <w:proofErr w:type="gramStart"/>
        <w:r w:rsidRPr="00EE174F">
          <w:rPr>
            <w:lang w:val="en-US"/>
          </w:rPr>
          <w:t>javafx.scene</w:t>
        </w:r>
        <w:proofErr w:type="gramEnd"/>
        <w:r w:rsidRPr="00EE174F">
          <w:rPr>
            <w:lang w:val="en-US"/>
          </w:rPr>
          <w:t>.</w:t>
        </w:r>
        <w:proofErr w:type="gramStart"/>
        <w:r w:rsidRPr="00EE174F">
          <w:rPr>
            <w:lang w:val="en-US"/>
          </w:rPr>
          <w:t>layout.HBox</w:t>
        </w:r>
        <w:proofErr w:type="spellEnd"/>
        <w:proofErr w:type="gramEnd"/>
        <w:r w:rsidRPr="00EE174F">
          <w:rPr>
            <w:lang w:val="en-US"/>
          </w:rPr>
          <w:t>;</w:t>
        </w:r>
      </w:ins>
    </w:p>
    <w:p w14:paraId="56F2D03F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13" w:author="chapristi孫悟空" w:date="2024-04-25T14:43:00Z"/>
          <w:lang w:val="en-US"/>
        </w:rPr>
      </w:pPr>
      <w:ins w:id="214" w:author="chapristi孫悟空" w:date="2024-04-25T14:43:00Z">
        <w:r w:rsidRPr="00EE174F">
          <w:rPr>
            <w:lang w:val="en-US"/>
          </w:rPr>
          <w:t xml:space="preserve">import </w:t>
        </w:r>
        <w:proofErr w:type="spellStart"/>
        <w:proofErr w:type="gramStart"/>
        <w:r w:rsidRPr="00EE174F">
          <w:rPr>
            <w:lang w:val="en-US"/>
          </w:rPr>
          <w:t>javafx.scene</w:t>
        </w:r>
        <w:proofErr w:type="gramEnd"/>
        <w:r w:rsidRPr="00EE174F">
          <w:rPr>
            <w:lang w:val="en-US"/>
          </w:rPr>
          <w:t>.</w:t>
        </w:r>
        <w:proofErr w:type="gramStart"/>
        <w:r w:rsidRPr="00EE174F">
          <w:rPr>
            <w:lang w:val="en-US"/>
          </w:rPr>
          <w:t>layout.VBox</w:t>
        </w:r>
        <w:proofErr w:type="spellEnd"/>
        <w:proofErr w:type="gramEnd"/>
        <w:r w:rsidRPr="00EE174F">
          <w:rPr>
            <w:lang w:val="en-US"/>
          </w:rPr>
          <w:t>;</w:t>
        </w:r>
      </w:ins>
    </w:p>
    <w:p w14:paraId="3C2BDB0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15" w:author="chapristi孫悟空" w:date="2024-04-25T14:43:00Z"/>
          <w:lang w:val="en-US"/>
        </w:rPr>
      </w:pPr>
      <w:ins w:id="216" w:author="chapristi孫悟空" w:date="2024-04-25T14:43:00Z">
        <w:r w:rsidRPr="00EE174F">
          <w:rPr>
            <w:lang w:val="en-US"/>
          </w:rPr>
          <w:t xml:space="preserve">import </w:t>
        </w:r>
        <w:proofErr w:type="spellStart"/>
        <w:proofErr w:type="gramStart"/>
        <w:r w:rsidRPr="00EE174F">
          <w:rPr>
            <w:lang w:val="en-US"/>
          </w:rPr>
          <w:t>javafx.scene</w:t>
        </w:r>
        <w:proofErr w:type="gramEnd"/>
        <w:r w:rsidRPr="00EE174F">
          <w:rPr>
            <w:lang w:val="en-US"/>
          </w:rPr>
          <w:t>.</w:t>
        </w:r>
        <w:proofErr w:type="gramStart"/>
        <w:r w:rsidRPr="00EE174F">
          <w:rPr>
            <w:lang w:val="en-US"/>
          </w:rPr>
          <w:t>paint.Color</w:t>
        </w:r>
        <w:proofErr w:type="spellEnd"/>
        <w:proofErr w:type="gramEnd"/>
        <w:r w:rsidRPr="00EE174F">
          <w:rPr>
            <w:lang w:val="en-US"/>
          </w:rPr>
          <w:t>;</w:t>
        </w:r>
      </w:ins>
    </w:p>
    <w:p w14:paraId="797E62B9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17" w:author="chapristi孫悟空" w:date="2024-04-25T14:43:00Z"/>
          <w:lang w:val="en-US"/>
        </w:rPr>
      </w:pPr>
      <w:ins w:id="218" w:author="chapristi孫悟空" w:date="2024-04-25T14:43:00Z">
        <w:r w:rsidRPr="00EE174F">
          <w:rPr>
            <w:lang w:val="en-US"/>
          </w:rPr>
          <w:t xml:space="preserve">import </w:t>
        </w:r>
        <w:proofErr w:type="spellStart"/>
        <w:proofErr w:type="gramStart"/>
        <w:r w:rsidRPr="00EE174F">
          <w:rPr>
            <w:lang w:val="en-US"/>
          </w:rPr>
          <w:t>javafx.scene</w:t>
        </w:r>
        <w:proofErr w:type="gramEnd"/>
        <w:r w:rsidRPr="00EE174F">
          <w:rPr>
            <w:lang w:val="en-US"/>
          </w:rPr>
          <w:t>.</w:t>
        </w:r>
        <w:proofErr w:type="gramStart"/>
        <w:r w:rsidRPr="00EE174F">
          <w:rPr>
            <w:lang w:val="en-US"/>
          </w:rPr>
          <w:t>shape.Rectangle</w:t>
        </w:r>
        <w:proofErr w:type="spellEnd"/>
        <w:proofErr w:type="gramEnd"/>
        <w:r w:rsidRPr="00EE174F">
          <w:rPr>
            <w:lang w:val="en-US"/>
          </w:rPr>
          <w:t>;</w:t>
        </w:r>
      </w:ins>
    </w:p>
    <w:p w14:paraId="009E427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19" w:author="chapristi孫悟空" w:date="2024-04-25T14:43:00Z"/>
          <w:lang w:val="en-US"/>
        </w:rPr>
      </w:pPr>
      <w:ins w:id="220" w:author="chapristi孫悟空" w:date="2024-04-25T14:43:00Z">
        <w:r w:rsidRPr="00EE174F">
          <w:rPr>
            <w:lang w:val="en-US"/>
          </w:rPr>
          <w:t xml:space="preserve">import </w:t>
        </w:r>
        <w:proofErr w:type="spellStart"/>
        <w:proofErr w:type="gramStart"/>
        <w:r w:rsidRPr="00EE174F">
          <w:rPr>
            <w:lang w:val="en-US"/>
          </w:rPr>
          <w:t>javafx.scene</w:t>
        </w:r>
        <w:proofErr w:type="gramEnd"/>
        <w:r w:rsidRPr="00EE174F">
          <w:rPr>
            <w:lang w:val="en-US"/>
          </w:rPr>
          <w:t>.</w:t>
        </w:r>
        <w:proofErr w:type="gramStart"/>
        <w:r w:rsidRPr="00EE174F">
          <w:rPr>
            <w:lang w:val="en-US"/>
          </w:rPr>
          <w:t>text.Text</w:t>
        </w:r>
        <w:proofErr w:type="spellEnd"/>
        <w:proofErr w:type="gramEnd"/>
        <w:r w:rsidRPr="00EE174F">
          <w:rPr>
            <w:lang w:val="en-US"/>
          </w:rPr>
          <w:t>;</w:t>
        </w:r>
      </w:ins>
    </w:p>
    <w:p w14:paraId="5269121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21" w:author="chapristi孫悟空" w:date="2024-04-25T14:43:00Z"/>
        </w:rPr>
      </w:pPr>
      <w:proofErr w:type="gramStart"/>
      <w:ins w:id="222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proofErr w:type="gramStart"/>
        <w:r>
          <w:t>javafx.stage</w:t>
        </w:r>
        <w:proofErr w:type="gramEnd"/>
        <w:r>
          <w:t>.</w:t>
        </w:r>
        <w:proofErr w:type="gramStart"/>
        <w:r>
          <w:t>FileChooser</w:t>
        </w:r>
        <w:proofErr w:type="spellEnd"/>
        <w:r>
          <w:t>;</w:t>
        </w:r>
        <w:proofErr w:type="gramEnd"/>
      </w:ins>
    </w:p>
    <w:p w14:paraId="23E8F3E6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23" w:author="chapristi孫悟空" w:date="2024-04-25T14:43:00Z"/>
        </w:rPr>
      </w:pPr>
      <w:proofErr w:type="gramStart"/>
      <w:ins w:id="224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proofErr w:type="gramStart"/>
        <w:r>
          <w:t>javafx.stage</w:t>
        </w:r>
        <w:proofErr w:type="gramEnd"/>
        <w:r>
          <w:t>.</w:t>
        </w:r>
        <w:proofErr w:type="gramStart"/>
        <w:r>
          <w:t>Stage</w:t>
        </w:r>
        <w:proofErr w:type="spellEnd"/>
        <w:r>
          <w:t>;</w:t>
        </w:r>
        <w:proofErr w:type="gramEnd"/>
      </w:ins>
    </w:p>
    <w:p w14:paraId="3AE18C2E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25" w:author="chapristi孫悟空" w:date="2024-04-25T14:43:00Z"/>
        </w:rPr>
      </w:pPr>
    </w:p>
    <w:p w14:paraId="79CBA171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26" w:author="chapristi孫悟空" w:date="2024-04-25T14:43:00Z"/>
          <w:lang w:val="en-US"/>
        </w:rPr>
      </w:pPr>
      <w:ins w:id="227" w:author="chapristi孫悟空" w:date="2024-04-25T14:43:00Z">
        <w:r w:rsidRPr="00EE174F">
          <w:rPr>
            <w:lang w:val="en-US"/>
          </w:rPr>
          <w:t xml:space="preserve">public class </w:t>
        </w:r>
        <w:proofErr w:type="spellStart"/>
        <w:r w:rsidRPr="00EE174F">
          <w:rPr>
            <w:lang w:val="en-US"/>
          </w:rPr>
          <w:t>CarteVisiteAppFX</w:t>
        </w:r>
        <w:proofErr w:type="spellEnd"/>
        <w:r w:rsidRPr="00EE174F">
          <w:rPr>
            <w:lang w:val="en-US"/>
          </w:rPr>
          <w:t xml:space="preserve"> extends Application implements </w:t>
        </w:r>
        <w:proofErr w:type="spellStart"/>
        <w:r w:rsidRPr="00EE174F">
          <w:rPr>
            <w:lang w:val="en-US"/>
          </w:rPr>
          <w:t>EventHandler</w:t>
        </w:r>
        <w:proofErr w:type="spellEnd"/>
        <w:r w:rsidRPr="00EE174F">
          <w:rPr>
            <w:lang w:val="en-US"/>
          </w:rPr>
          <w:t>&lt;</w:t>
        </w:r>
        <w:proofErr w:type="spellStart"/>
        <w:r w:rsidRPr="00EE174F">
          <w:rPr>
            <w:lang w:val="en-US"/>
          </w:rPr>
          <w:t>MouseEvent</w:t>
        </w:r>
        <w:proofErr w:type="spellEnd"/>
        <w:r w:rsidRPr="00EE174F">
          <w:rPr>
            <w:lang w:val="en-US"/>
          </w:rPr>
          <w:t>&gt; {</w:t>
        </w:r>
      </w:ins>
    </w:p>
    <w:p w14:paraId="13FD5900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28" w:author="chapristi孫悟空" w:date="2024-04-25T14:43:00Z"/>
          <w:lang w:val="en-US"/>
        </w:rPr>
      </w:pPr>
    </w:p>
    <w:p w14:paraId="794C0CAB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29" w:author="chapristi孫悟空" w:date="2024-04-25T14:43:00Z"/>
        </w:rPr>
      </w:pPr>
      <w:ins w:id="230" w:author="chapristi孫悟空" w:date="2024-04-25T14:43:00Z">
        <w:r w:rsidRPr="00EE174F">
          <w:rPr>
            <w:lang w:val="en-US"/>
          </w:rP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Label </w:t>
        </w:r>
        <w:proofErr w:type="spellStart"/>
        <w:proofErr w:type="gramStart"/>
        <w:r>
          <w:t>lblTitreHaut</w:t>
        </w:r>
        <w:proofErr w:type="spellEnd"/>
        <w:r>
          <w:t>;</w:t>
        </w:r>
        <w:proofErr w:type="gramEnd"/>
      </w:ins>
    </w:p>
    <w:p w14:paraId="758EFABF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31" w:author="chapristi孫悟空" w:date="2024-04-25T14:43:00Z"/>
        </w:rPr>
      </w:pPr>
      <w:ins w:id="232" w:author="chapristi孫悟空" w:date="2024-04-25T14:43:00Z">
        <w:r>
          <w:t xml:space="preserve"> </w:t>
        </w:r>
      </w:ins>
    </w:p>
    <w:p w14:paraId="093670B2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33" w:author="chapristi孫悟空" w:date="2024-04-25T14:43:00Z"/>
        </w:rPr>
      </w:pPr>
      <w:ins w:id="234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Label </w:t>
        </w:r>
        <w:proofErr w:type="spellStart"/>
        <w:proofErr w:type="gramStart"/>
        <w:r>
          <w:t>lblNom</w:t>
        </w:r>
        <w:proofErr w:type="spellEnd"/>
        <w:r>
          <w:t>;</w:t>
        </w:r>
        <w:proofErr w:type="gramEnd"/>
      </w:ins>
    </w:p>
    <w:p w14:paraId="088E012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35" w:author="chapristi孫悟空" w:date="2024-04-25T14:43:00Z"/>
          <w:lang w:val="en-US"/>
        </w:rPr>
      </w:pPr>
      <w:ins w:id="236" w:author="chapristi孫悟空" w:date="2024-04-25T14:43:00Z">
        <w:r>
          <w:t xml:space="preserve">  </w:t>
        </w:r>
        <w:r w:rsidRPr="00EE174F">
          <w:rPr>
            <w:lang w:val="en-US"/>
          </w:rPr>
          <w:t xml:space="preserve">private </w:t>
        </w:r>
        <w:proofErr w:type="spellStart"/>
        <w:r w:rsidRPr="00EE174F">
          <w:rPr>
            <w:lang w:val="en-US"/>
          </w:rPr>
          <w:t>TextField</w:t>
        </w:r>
        <w:proofErr w:type="spellEnd"/>
        <w:r w:rsidRPr="00EE174F">
          <w:rPr>
            <w:lang w:val="en-US"/>
          </w:rPr>
          <w:t xml:space="preserve"> </w:t>
        </w:r>
        <w:proofErr w:type="spellStart"/>
        <w:proofErr w:type="gramStart"/>
        <w:r w:rsidRPr="00EE174F">
          <w:rPr>
            <w:lang w:val="en-US"/>
          </w:rPr>
          <w:t>tfdSaisieNom</w:t>
        </w:r>
        <w:proofErr w:type="spellEnd"/>
        <w:r w:rsidRPr="00EE174F">
          <w:rPr>
            <w:lang w:val="en-US"/>
          </w:rPr>
          <w:t>;</w:t>
        </w:r>
        <w:proofErr w:type="gramEnd"/>
      </w:ins>
    </w:p>
    <w:p w14:paraId="4ACF209D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37" w:author="chapristi孫悟空" w:date="2024-04-25T14:43:00Z"/>
          <w:lang w:val="en-US"/>
        </w:rPr>
      </w:pPr>
      <w:ins w:id="238" w:author="chapristi孫悟空" w:date="2024-04-25T14:43:00Z">
        <w:r w:rsidRPr="00EE174F">
          <w:rPr>
            <w:lang w:val="en-US"/>
          </w:rPr>
          <w:t xml:space="preserve">  private Label </w:t>
        </w:r>
        <w:proofErr w:type="spellStart"/>
        <w:proofErr w:type="gramStart"/>
        <w:r w:rsidRPr="00EE174F">
          <w:rPr>
            <w:lang w:val="en-US"/>
          </w:rPr>
          <w:t>lblPrenom</w:t>
        </w:r>
        <w:proofErr w:type="spellEnd"/>
        <w:r w:rsidRPr="00EE174F">
          <w:rPr>
            <w:lang w:val="en-US"/>
          </w:rPr>
          <w:t>;</w:t>
        </w:r>
        <w:proofErr w:type="gramEnd"/>
      </w:ins>
    </w:p>
    <w:p w14:paraId="07231303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39" w:author="chapristi孫悟空" w:date="2024-04-25T14:43:00Z"/>
          <w:lang w:val="en-US"/>
        </w:rPr>
      </w:pPr>
      <w:ins w:id="240" w:author="chapristi孫悟空" w:date="2024-04-25T14:43:00Z">
        <w:r w:rsidRPr="00EE174F">
          <w:rPr>
            <w:lang w:val="en-US"/>
          </w:rPr>
          <w:t xml:space="preserve">  private </w:t>
        </w:r>
        <w:proofErr w:type="spellStart"/>
        <w:r w:rsidRPr="00EE174F">
          <w:rPr>
            <w:lang w:val="en-US"/>
          </w:rPr>
          <w:t>TextField</w:t>
        </w:r>
        <w:proofErr w:type="spellEnd"/>
        <w:r w:rsidRPr="00EE174F">
          <w:rPr>
            <w:lang w:val="en-US"/>
          </w:rPr>
          <w:t xml:space="preserve"> </w:t>
        </w:r>
        <w:proofErr w:type="spellStart"/>
        <w:proofErr w:type="gramStart"/>
        <w:r w:rsidRPr="00EE174F">
          <w:rPr>
            <w:lang w:val="en-US"/>
          </w:rPr>
          <w:t>tfdSaisiePrenom</w:t>
        </w:r>
        <w:proofErr w:type="spellEnd"/>
        <w:r w:rsidRPr="00EE174F">
          <w:rPr>
            <w:lang w:val="en-US"/>
          </w:rPr>
          <w:t>;</w:t>
        </w:r>
        <w:proofErr w:type="gramEnd"/>
      </w:ins>
    </w:p>
    <w:p w14:paraId="679D03BF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41" w:author="chapristi孫悟空" w:date="2024-04-25T14:43:00Z"/>
        </w:rPr>
      </w:pPr>
      <w:ins w:id="242" w:author="chapristi孫悟空" w:date="2024-04-25T14:43:00Z">
        <w:r w:rsidRPr="00EE174F">
          <w:rPr>
            <w:lang w:val="en-US"/>
          </w:rP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Label </w:t>
        </w:r>
        <w:proofErr w:type="spellStart"/>
        <w:proofErr w:type="gramStart"/>
        <w:r>
          <w:t>lblEmail</w:t>
        </w:r>
        <w:proofErr w:type="spellEnd"/>
        <w:r>
          <w:t>;</w:t>
        </w:r>
        <w:proofErr w:type="gramEnd"/>
      </w:ins>
    </w:p>
    <w:p w14:paraId="0DA5B64B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43" w:author="chapristi孫悟空" w:date="2024-04-25T14:43:00Z"/>
        </w:rPr>
      </w:pPr>
      <w:ins w:id="244" w:author="chapristi孫悟空" w:date="2024-04-25T14:43:00Z">
        <w:r>
          <w:lastRenderedPageBreak/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</w:t>
        </w:r>
        <w:proofErr w:type="spellStart"/>
        <w:r>
          <w:t>TextField</w:t>
        </w:r>
        <w:proofErr w:type="spellEnd"/>
        <w:r>
          <w:t xml:space="preserve"> </w:t>
        </w:r>
        <w:proofErr w:type="spellStart"/>
        <w:proofErr w:type="gramStart"/>
        <w:r>
          <w:t>tfdSaisieEmail</w:t>
        </w:r>
        <w:proofErr w:type="spellEnd"/>
        <w:r>
          <w:t>;</w:t>
        </w:r>
        <w:proofErr w:type="gramEnd"/>
      </w:ins>
    </w:p>
    <w:p w14:paraId="294F110C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45" w:author="chapristi孫悟空" w:date="2024-04-25T14:43:00Z"/>
        </w:rPr>
      </w:pPr>
    </w:p>
    <w:p w14:paraId="594DBCD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46" w:author="chapristi孫悟空" w:date="2024-04-25T14:43:00Z"/>
        </w:rPr>
      </w:pPr>
      <w:ins w:id="247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Label </w:t>
        </w:r>
        <w:proofErr w:type="spellStart"/>
        <w:proofErr w:type="gramStart"/>
        <w:r>
          <w:t>lblNomPhoto</w:t>
        </w:r>
        <w:proofErr w:type="spellEnd"/>
        <w:r>
          <w:t>;</w:t>
        </w:r>
        <w:proofErr w:type="gramEnd"/>
      </w:ins>
    </w:p>
    <w:p w14:paraId="165383B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48" w:author="chapristi孫悟空" w:date="2024-04-25T14:43:00Z"/>
        </w:rPr>
      </w:pPr>
      <w:ins w:id="249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Label </w:t>
        </w:r>
        <w:proofErr w:type="spellStart"/>
        <w:proofErr w:type="gramStart"/>
        <w:r>
          <w:t>lblCheminPhoto</w:t>
        </w:r>
        <w:proofErr w:type="spellEnd"/>
        <w:r>
          <w:t>;</w:t>
        </w:r>
        <w:proofErr w:type="gramEnd"/>
      </w:ins>
    </w:p>
    <w:p w14:paraId="1CF1C380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50" w:author="chapristi孫悟空" w:date="2024-04-25T14:43:00Z"/>
        </w:rPr>
      </w:pPr>
    </w:p>
    <w:p w14:paraId="01E5D72D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51" w:author="chapristi孫悟空" w:date="2024-04-25T14:43:00Z"/>
        </w:rPr>
      </w:pPr>
      <w:ins w:id="252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Button </w:t>
        </w:r>
        <w:proofErr w:type="spellStart"/>
        <w:proofErr w:type="gramStart"/>
        <w:r>
          <w:t>btnCréerCarte</w:t>
        </w:r>
        <w:proofErr w:type="spellEnd"/>
        <w:r>
          <w:t>;</w:t>
        </w:r>
        <w:proofErr w:type="gramEnd"/>
      </w:ins>
    </w:p>
    <w:p w14:paraId="697C8C5F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53" w:author="chapristi孫悟空" w:date="2024-04-25T14:43:00Z"/>
        </w:rPr>
      </w:pPr>
      <w:ins w:id="254" w:author="chapristi孫悟空" w:date="2024-04-25T14:43:00Z">
        <w:r>
          <w:t xml:space="preserve">  // Button qui permet de choisir sa photo.</w:t>
        </w:r>
      </w:ins>
    </w:p>
    <w:p w14:paraId="6A220D1A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55" w:author="chapristi孫悟空" w:date="2024-04-25T14:43:00Z"/>
        </w:rPr>
      </w:pPr>
      <w:ins w:id="256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Button </w:t>
        </w:r>
        <w:proofErr w:type="spellStart"/>
        <w:proofErr w:type="gramStart"/>
        <w:r>
          <w:t>btnPhoto</w:t>
        </w:r>
        <w:proofErr w:type="spellEnd"/>
        <w:r>
          <w:t>;</w:t>
        </w:r>
        <w:proofErr w:type="gramEnd"/>
      </w:ins>
    </w:p>
    <w:p w14:paraId="375D8134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57" w:author="chapristi孫悟空" w:date="2024-04-25T14:43:00Z"/>
        </w:rPr>
      </w:pPr>
    </w:p>
    <w:p w14:paraId="19326AC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58" w:author="chapristi孫悟空" w:date="2024-04-25T14:43:00Z"/>
        </w:rPr>
      </w:pPr>
      <w:ins w:id="259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</w:t>
        </w:r>
        <w:proofErr w:type="spellStart"/>
        <w:r>
          <w:t>Text</w:t>
        </w:r>
        <w:proofErr w:type="spellEnd"/>
        <w:r>
          <w:t xml:space="preserve"> </w:t>
        </w:r>
        <w:proofErr w:type="spellStart"/>
        <w:proofErr w:type="gramStart"/>
        <w:r>
          <w:t>txtCivilité</w:t>
        </w:r>
        <w:proofErr w:type="spellEnd"/>
        <w:r>
          <w:t>;</w:t>
        </w:r>
        <w:proofErr w:type="gramEnd"/>
      </w:ins>
    </w:p>
    <w:p w14:paraId="3E381C2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60" w:author="chapristi孫悟空" w:date="2024-04-25T14:43:00Z"/>
        </w:rPr>
      </w:pPr>
      <w:ins w:id="261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</w:t>
        </w:r>
        <w:proofErr w:type="spellStart"/>
        <w:r>
          <w:t>Text</w:t>
        </w:r>
        <w:proofErr w:type="spellEnd"/>
        <w:r>
          <w:t xml:space="preserve"> </w:t>
        </w:r>
        <w:proofErr w:type="spellStart"/>
        <w:proofErr w:type="gramStart"/>
        <w:r>
          <w:t>txtNom</w:t>
        </w:r>
        <w:proofErr w:type="spellEnd"/>
        <w:r>
          <w:t>;</w:t>
        </w:r>
        <w:proofErr w:type="gramEnd"/>
      </w:ins>
    </w:p>
    <w:p w14:paraId="099DE529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62" w:author="chapristi孫悟空" w:date="2024-04-25T14:43:00Z"/>
        </w:rPr>
      </w:pPr>
      <w:ins w:id="263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</w:t>
        </w:r>
        <w:proofErr w:type="spellStart"/>
        <w:r>
          <w:t>Text</w:t>
        </w:r>
        <w:proofErr w:type="spellEnd"/>
        <w:r>
          <w:t xml:space="preserve"> </w:t>
        </w:r>
        <w:proofErr w:type="spellStart"/>
        <w:proofErr w:type="gramStart"/>
        <w:r>
          <w:t>txtPrénom</w:t>
        </w:r>
        <w:proofErr w:type="spellEnd"/>
        <w:r>
          <w:t>;</w:t>
        </w:r>
        <w:proofErr w:type="gramEnd"/>
      </w:ins>
    </w:p>
    <w:p w14:paraId="096CFE36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64" w:author="chapristi孫悟空" w:date="2024-04-25T14:43:00Z"/>
        </w:rPr>
      </w:pPr>
      <w:ins w:id="265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</w:t>
        </w:r>
        <w:proofErr w:type="spellStart"/>
        <w:r>
          <w:t>Text</w:t>
        </w:r>
        <w:proofErr w:type="spellEnd"/>
        <w:r>
          <w:t xml:space="preserve"> </w:t>
        </w:r>
        <w:proofErr w:type="spellStart"/>
        <w:proofErr w:type="gramStart"/>
        <w:r>
          <w:t>txtEmail</w:t>
        </w:r>
        <w:proofErr w:type="spellEnd"/>
        <w:r>
          <w:t>;</w:t>
        </w:r>
        <w:proofErr w:type="gramEnd"/>
      </w:ins>
    </w:p>
    <w:p w14:paraId="35610674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66" w:author="chapristi孫悟空" w:date="2024-04-25T14:43:00Z"/>
        </w:rPr>
      </w:pPr>
    </w:p>
    <w:p w14:paraId="664169C1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67" w:author="chapristi孫悟空" w:date="2024-04-25T14:43:00Z"/>
        </w:rPr>
      </w:pPr>
      <w:ins w:id="268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Group </w:t>
        </w:r>
        <w:proofErr w:type="spellStart"/>
        <w:proofErr w:type="gramStart"/>
        <w:r>
          <w:t>zoneDessin</w:t>
        </w:r>
        <w:proofErr w:type="spellEnd"/>
        <w:r>
          <w:t>;</w:t>
        </w:r>
        <w:proofErr w:type="gramEnd"/>
      </w:ins>
    </w:p>
    <w:p w14:paraId="7682F43E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69" w:author="chapristi孫悟空" w:date="2024-04-25T14:43:00Z"/>
        </w:rPr>
      </w:pPr>
    </w:p>
    <w:p w14:paraId="18E0D447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70" w:author="chapristi孫悟空" w:date="2024-04-25T14:43:00Z"/>
        </w:rPr>
      </w:pPr>
      <w:ins w:id="271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Stage </w:t>
        </w:r>
        <w:proofErr w:type="spellStart"/>
        <w:proofErr w:type="gramStart"/>
        <w:r>
          <w:t>maFenêtre</w:t>
        </w:r>
        <w:proofErr w:type="spellEnd"/>
        <w:r>
          <w:t>;</w:t>
        </w:r>
        <w:proofErr w:type="gramEnd"/>
      </w:ins>
    </w:p>
    <w:p w14:paraId="043C750C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72" w:author="chapristi孫悟空" w:date="2024-04-25T14:43:00Z"/>
        </w:rPr>
      </w:pPr>
    </w:p>
    <w:p w14:paraId="1E630B41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73" w:author="chapristi孫悟空" w:date="2024-04-25T14:43:00Z"/>
          <w:lang w:val="en-US"/>
        </w:rPr>
      </w:pPr>
      <w:ins w:id="274" w:author="chapristi孫悟空" w:date="2024-04-25T14:43:00Z">
        <w:r>
          <w:t xml:space="preserve">  </w:t>
        </w:r>
        <w:r w:rsidRPr="00EE174F">
          <w:rPr>
            <w:lang w:val="en-US"/>
          </w:rPr>
          <w:t xml:space="preserve">private </w:t>
        </w:r>
        <w:proofErr w:type="spellStart"/>
        <w:r w:rsidRPr="00EE174F">
          <w:rPr>
            <w:lang w:val="en-US"/>
          </w:rPr>
          <w:t>ImageView</w:t>
        </w:r>
        <w:proofErr w:type="spellEnd"/>
        <w:r w:rsidRPr="00EE174F">
          <w:rPr>
            <w:lang w:val="en-US"/>
          </w:rPr>
          <w:t xml:space="preserve"> </w:t>
        </w:r>
        <w:proofErr w:type="spellStart"/>
        <w:proofErr w:type="gramStart"/>
        <w:r w:rsidRPr="00EE174F">
          <w:rPr>
            <w:lang w:val="en-US"/>
          </w:rPr>
          <w:t>imgV</w:t>
        </w:r>
        <w:proofErr w:type="spellEnd"/>
        <w:r w:rsidRPr="00EE174F">
          <w:rPr>
            <w:lang w:val="en-US"/>
          </w:rPr>
          <w:t>;</w:t>
        </w:r>
        <w:proofErr w:type="gramEnd"/>
      </w:ins>
    </w:p>
    <w:p w14:paraId="58B37170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lang w:val="en-US"/>
        </w:rPr>
      </w:pPr>
    </w:p>
    <w:p w14:paraId="18D55286" w14:textId="77777777" w:rsidR="00410A81" w:rsidRDefault="00410A81" w:rsidP="00410A81">
      <w:pPr>
        <w:rPr>
          <w:lang w:val="en-US"/>
        </w:rPr>
      </w:pPr>
    </w:p>
    <w:p w14:paraId="7DD2A449" w14:textId="77777777" w:rsidR="00410A81" w:rsidRDefault="00410A81" w:rsidP="00410A81">
      <w:pPr>
        <w:rPr>
          <w:lang w:val="en-US"/>
        </w:rPr>
      </w:pPr>
    </w:p>
    <w:p w14:paraId="2C0DE6A4" w14:textId="77777777" w:rsidR="00410A81" w:rsidRDefault="00410A81" w:rsidP="00410A81">
      <w:pPr>
        <w:rPr>
          <w:lang w:val="en-US"/>
        </w:rPr>
      </w:pPr>
    </w:p>
    <w:p w14:paraId="7975AB39" w14:textId="77777777" w:rsidR="00410A81" w:rsidRPr="00410A81" w:rsidRDefault="00410A81" w:rsidP="00410A81">
      <w:pPr>
        <w:rPr>
          <w:ins w:id="275" w:author="chapristi孫悟空" w:date="2024-04-25T14:43:00Z"/>
          <w:lang w:val="en-US"/>
        </w:rPr>
      </w:pPr>
    </w:p>
    <w:p w14:paraId="7713B1B2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76" w:author="chapristi孫悟空" w:date="2024-04-25T14:43:00Z"/>
          <w:lang w:val="en-US"/>
        </w:rPr>
      </w:pPr>
      <w:ins w:id="277" w:author="chapristi孫悟空" w:date="2024-04-25T14:43:00Z">
        <w:r w:rsidRPr="00EE174F">
          <w:rPr>
            <w:lang w:val="en-US"/>
          </w:rPr>
          <w:lastRenderedPageBreak/>
          <w:t xml:space="preserve">  </w:t>
        </w:r>
        <w:proofErr w:type="gramStart"/>
        <w:r w:rsidRPr="00EE174F">
          <w:rPr>
            <w:lang w:val="en-US"/>
          </w:rPr>
          <w:t>@Override</w:t>
        </w:r>
        <w:proofErr w:type="gramEnd"/>
      </w:ins>
    </w:p>
    <w:p w14:paraId="4994FBF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78" w:author="chapristi孫悟空" w:date="2024-04-25T14:43:00Z"/>
          <w:lang w:val="en-US"/>
        </w:rPr>
      </w:pPr>
      <w:ins w:id="279" w:author="chapristi孫悟空" w:date="2024-04-25T14:43:00Z">
        <w:r w:rsidRPr="00EE174F">
          <w:rPr>
            <w:lang w:val="en-US"/>
          </w:rPr>
          <w:t xml:space="preserve">  public void </w:t>
        </w:r>
        <w:proofErr w:type="gramStart"/>
        <w:r w:rsidRPr="00EE174F">
          <w:rPr>
            <w:lang w:val="en-US"/>
          </w:rPr>
          <w:t>start(</w:t>
        </w:r>
        <w:proofErr w:type="gramEnd"/>
        <w:r w:rsidRPr="00EE174F">
          <w:rPr>
            <w:lang w:val="en-US"/>
          </w:rPr>
          <w:t xml:space="preserve">Stage </w:t>
        </w:r>
        <w:proofErr w:type="spellStart"/>
        <w:r w:rsidRPr="00EE174F">
          <w:rPr>
            <w:lang w:val="en-US"/>
          </w:rPr>
          <w:t>primaryStage</w:t>
        </w:r>
        <w:proofErr w:type="spellEnd"/>
        <w:r w:rsidRPr="00EE174F">
          <w:rPr>
            <w:lang w:val="en-US"/>
          </w:rPr>
          <w:t>) throws Exception {</w:t>
        </w:r>
      </w:ins>
    </w:p>
    <w:p w14:paraId="739307C5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80" w:author="chapristi孫悟空" w:date="2024-04-25T14:43:00Z"/>
        </w:rPr>
      </w:pPr>
      <w:ins w:id="281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>
          <w:t>this.maFenêtre</w:t>
        </w:r>
        <w:proofErr w:type="spellEnd"/>
        <w:proofErr w:type="gramEnd"/>
        <w:r>
          <w:t xml:space="preserve"> = </w:t>
        </w:r>
        <w:proofErr w:type="spellStart"/>
        <w:proofErr w:type="gramStart"/>
        <w:r>
          <w:t>primaryStage</w:t>
        </w:r>
        <w:proofErr w:type="spellEnd"/>
        <w:r>
          <w:t>;</w:t>
        </w:r>
        <w:proofErr w:type="gramEnd"/>
      </w:ins>
    </w:p>
    <w:p w14:paraId="6A9E16FC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82" w:author="chapristi孫悟空" w:date="2024-04-25T14:43:00Z"/>
        </w:rPr>
      </w:pPr>
      <w:ins w:id="283" w:author="chapristi孫悟空" w:date="2024-04-25T14:43:00Z">
        <w:r>
          <w:t xml:space="preserve">   </w:t>
        </w:r>
      </w:ins>
    </w:p>
    <w:p w14:paraId="4DE4BCA7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84" w:author="chapristi孫悟空" w:date="2024-04-25T14:43:00Z"/>
        </w:rPr>
      </w:pPr>
      <w:ins w:id="285" w:author="chapristi孫悟空" w:date="2024-04-25T14:43:00Z">
        <w:r>
          <w:t xml:space="preserve">    // Initialisation des composants.</w:t>
        </w:r>
      </w:ins>
    </w:p>
    <w:p w14:paraId="5B263D37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86" w:author="chapristi孫悟空" w:date="2024-04-25T14:43:00Z"/>
        </w:rPr>
      </w:pPr>
      <w:ins w:id="287" w:author="chapristi孫悟空" w:date="2024-04-25T14:43:00Z">
        <w:r>
          <w:t xml:space="preserve">    </w:t>
        </w:r>
        <w:proofErr w:type="spellStart"/>
        <w:proofErr w:type="gramStart"/>
        <w:r>
          <w:t>this.lblTitreHaut</w:t>
        </w:r>
        <w:proofErr w:type="spellEnd"/>
        <w:proofErr w:type="gramEnd"/>
        <w:r>
          <w:t xml:space="preserve"> = new </w:t>
        </w:r>
        <w:proofErr w:type="gramStart"/>
        <w:r>
          <w:t>Label(</w:t>
        </w:r>
        <w:proofErr w:type="gramEnd"/>
        <w:r>
          <w:t>"Saisir ma carte de visite"</w:t>
        </w:r>
        <w:proofErr w:type="gramStart"/>
        <w:r>
          <w:t>);</w:t>
        </w:r>
        <w:proofErr w:type="gramEnd"/>
      </w:ins>
    </w:p>
    <w:p w14:paraId="65074C0F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88" w:author="chapristi孫悟空" w:date="2024-04-25T14:43:00Z"/>
        </w:rPr>
      </w:pPr>
      <w:ins w:id="289" w:author="chapristi孫悟空" w:date="2024-04-25T14:43:00Z">
        <w:r>
          <w:t xml:space="preserve">    </w:t>
        </w:r>
        <w:proofErr w:type="spellStart"/>
        <w:proofErr w:type="gramStart"/>
        <w:r>
          <w:t>this.lblTitreHaut.setAlignment</w:t>
        </w:r>
        <w:proofErr w:type="spellEnd"/>
        <w:proofErr w:type="gramEnd"/>
        <w:r>
          <w:t>(</w:t>
        </w:r>
        <w:proofErr w:type="spellStart"/>
        <w:r>
          <w:t>Pos.CENTER</w:t>
        </w:r>
        <w:proofErr w:type="spellEnd"/>
        <w:proofErr w:type="gramStart"/>
        <w:r>
          <w:t>);</w:t>
        </w:r>
        <w:proofErr w:type="gramEnd"/>
      </w:ins>
    </w:p>
    <w:p w14:paraId="63FDB68F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90" w:author="chapristi孫悟空" w:date="2024-04-25T14:43:00Z"/>
        </w:rPr>
      </w:pPr>
      <w:ins w:id="291" w:author="chapristi孫悟空" w:date="2024-04-25T14:43:00Z">
        <w:r>
          <w:t xml:space="preserve">    </w:t>
        </w:r>
        <w:proofErr w:type="spellStart"/>
        <w:proofErr w:type="gramStart"/>
        <w:r>
          <w:t>this.lblTitreHaut.setMaxWidth</w:t>
        </w:r>
        <w:proofErr w:type="spellEnd"/>
        <w:proofErr w:type="gramEnd"/>
        <w:r>
          <w:t>(</w:t>
        </w:r>
        <w:proofErr w:type="spellStart"/>
        <w:r>
          <w:t>Double.MAX_VALUE</w:t>
        </w:r>
        <w:proofErr w:type="spellEnd"/>
        <w:proofErr w:type="gramStart"/>
        <w:r>
          <w:t>);</w:t>
        </w:r>
        <w:proofErr w:type="gramEnd"/>
      </w:ins>
    </w:p>
    <w:p w14:paraId="1751875C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92" w:author="chapristi孫悟空" w:date="2024-04-25T14:43:00Z"/>
        </w:rPr>
      </w:pPr>
      <w:ins w:id="293" w:author="chapristi孫悟空" w:date="2024-04-25T14:43:00Z">
        <w:r>
          <w:t xml:space="preserve">   </w:t>
        </w:r>
      </w:ins>
    </w:p>
    <w:p w14:paraId="2DC28E1E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94" w:author="chapristi孫悟空" w:date="2024-04-25T14:43:00Z"/>
          <w:lang w:val="en-US"/>
        </w:rPr>
      </w:pPr>
      <w:ins w:id="295" w:author="chapristi孫悟空" w:date="2024-04-25T14:43:00Z">
        <w:r>
          <w:t xml:space="preserve">    </w:t>
        </w:r>
        <w:proofErr w:type="spellStart"/>
        <w:proofErr w:type="gramStart"/>
        <w:r w:rsidRPr="00EE174F">
          <w:rPr>
            <w:lang w:val="en-US"/>
          </w:rPr>
          <w:t>this.lblNom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Label(</w:t>
        </w:r>
        <w:proofErr w:type="gramEnd"/>
        <w:r w:rsidRPr="00EE174F">
          <w:rPr>
            <w:lang w:val="en-US"/>
          </w:rPr>
          <w:t>"</w:t>
        </w:r>
        <w:proofErr w:type="gramStart"/>
        <w:r w:rsidRPr="00EE174F">
          <w:rPr>
            <w:lang w:val="en-US"/>
          </w:rPr>
          <w:t>Nom :</w:t>
        </w:r>
        <w:proofErr w:type="gramEnd"/>
        <w:r w:rsidRPr="00EE174F">
          <w:rPr>
            <w:lang w:val="en-US"/>
          </w:rPr>
          <w:t>"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1BD2E97F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96" w:author="chapristi孫悟空" w:date="2024-04-25T14:43:00Z"/>
          <w:lang w:val="en-US"/>
        </w:rPr>
      </w:pPr>
      <w:ins w:id="297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this.tfdSaisieNom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spellStart"/>
        <w:proofErr w:type="gramStart"/>
        <w:r w:rsidRPr="00EE174F">
          <w:rPr>
            <w:lang w:val="en-US"/>
          </w:rPr>
          <w:t>TextField</w:t>
        </w:r>
        <w:proofErr w:type="spellEnd"/>
        <w:r w:rsidRPr="00EE174F">
          <w:rPr>
            <w:lang w:val="en-US"/>
          </w:rPr>
          <w:t>();</w:t>
        </w:r>
        <w:proofErr w:type="gramEnd"/>
      </w:ins>
    </w:p>
    <w:p w14:paraId="0554636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98" w:author="chapristi孫悟空" w:date="2024-04-25T14:43:00Z"/>
          <w:lang w:val="en-US"/>
        </w:rPr>
      </w:pPr>
      <w:ins w:id="299" w:author="chapristi孫悟空" w:date="2024-04-25T14:43:00Z">
        <w:r w:rsidRPr="00EE174F">
          <w:rPr>
            <w:lang w:val="en-US"/>
          </w:rPr>
          <w:t xml:space="preserve">   </w:t>
        </w:r>
      </w:ins>
    </w:p>
    <w:p w14:paraId="117593ED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00" w:author="chapristi孫悟空" w:date="2024-04-25T14:43:00Z"/>
          <w:lang w:val="en-US"/>
        </w:rPr>
      </w:pPr>
      <w:ins w:id="301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this.lblPrenom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Label(</w:t>
        </w:r>
        <w:proofErr w:type="gramEnd"/>
        <w:r w:rsidRPr="00EE174F">
          <w:rPr>
            <w:lang w:val="en-US"/>
          </w:rPr>
          <w:t>"</w:t>
        </w:r>
        <w:proofErr w:type="spellStart"/>
        <w:proofErr w:type="gramStart"/>
        <w:r w:rsidRPr="00EE174F">
          <w:rPr>
            <w:lang w:val="en-US"/>
          </w:rPr>
          <w:t>Prénom</w:t>
        </w:r>
        <w:proofErr w:type="spellEnd"/>
        <w:r w:rsidRPr="00EE174F">
          <w:rPr>
            <w:lang w:val="en-US"/>
          </w:rPr>
          <w:t xml:space="preserve"> :</w:t>
        </w:r>
        <w:proofErr w:type="gramEnd"/>
        <w:r w:rsidRPr="00EE174F">
          <w:rPr>
            <w:lang w:val="en-US"/>
          </w:rPr>
          <w:t>"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66B89F19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02" w:author="chapristi孫悟空" w:date="2024-04-25T14:43:00Z"/>
          <w:lang w:val="en-US"/>
        </w:rPr>
      </w:pPr>
      <w:ins w:id="303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this.tfdSaisiePrenom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spellStart"/>
        <w:proofErr w:type="gramStart"/>
        <w:r w:rsidRPr="00EE174F">
          <w:rPr>
            <w:lang w:val="en-US"/>
          </w:rPr>
          <w:t>TextField</w:t>
        </w:r>
        <w:proofErr w:type="spellEnd"/>
        <w:r w:rsidRPr="00EE174F">
          <w:rPr>
            <w:lang w:val="en-US"/>
          </w:rPr>
          <w:t>();</w:t>
        </w:r>
        <w:proofErr w:type="gramEnd"/>
      </w:ins>
    </w:p>
    <w:p w14:paraId="53BC5E2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04" w:author="chapristi孫悟空" w:date="2024-04-25T14:43:00Z"/>
          <w:lang w:val="en-US"/>
        </w:rPr>
      </w:pPr>
      <w:ins w:id="305" w:author="chapristi孫悟空" w:date="2024-04-25T14:43:00Z">
        <w:r w:rsidRPr="00EE174F">
          <w:rPr>
            <w:lang w:val="en-US"/>
          </w:rPr>
          <w:t xml:space="preserve">   </w:t>
        </w:r>
      </w:ins>
    </w:p>
    <w:p w14:paraId="7C757A86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06" w:author="chapristi孫悟空" w:date="2024-04-25T14:43:00Z"/>
          <w:lang w:val="en-US"/>
        </w:rPr>
      </w:pPr>
      <w:ins w:id="307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this.lblEmail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Label(</w:t>
        </w:r>
        <w:proofErr w:type="gramEnd"/>
        <w:r w:rsidRPr="00EE174F">
          <w:rPr>
            <w:lang w:val="en-US"/>
          </w:rPr>
          <w:t>"</w:t>
        </w:r>
        <w:proofErr w:type="gramStart"/>
        <w:r w:rsidRPr="00EE174F">
          <w:rPr>
            <w:lang w:val="en-US"/>
          </w:rPr>
          <w:t>Email :</w:t>
        </w:r>
        <w:proofErr w:type="gramEnd"/>
        <w:r w:rsidRPr="00EE174F">
          <w:rPr>
            <w:lang w:val="en-US"/>
          </w:rPr>
          <w:t>"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41EA5DE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08" w:author="chapristi孫悟空" w:date="2024-04-25T14:43:00Z"/>
          <w:lang w:val="en-US"/>
        </w:rPr>
      </w:pPr>
      <w:ins w:id="309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this.tfdSaisieEmail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spellStart"/>
        <w:proofErr w:type="gramStart"/>
        <w:r w:rsidRPr="00EE174F">
          <w:rPr>
            <w:lang w:val="en-US"/>
          </w:rPr>
          <w:t>TextField</w:t>
        </w:r>
        <w:proofErr w:type="spellEnd"/>
        <w:r w:rsidRPr="00EE174F">
          <w:rPr>
            <w:lang w:val="en-US"/>
          </w:rPr>
          <w:t>();</w:t>
        </w:r>
        <w:proofErr w:type="gramEnd"/>
      </w:ins>
    </w:p>
    <w:p w14:paraId="5720CD5E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10" w:author="chapristi孫悟空" w:date="2024-04-25T14:43:00Z"/>
          <w:lang w:val="en-US"/>
        </w:rPr>
      </w:pPr>
      <w:ins w:id="311" w:author="chapristi孫悟空" w:date="2024-04-25T14:43:00Z">
        <w:r w:rsidRPr="00EE174F">
          <w:rPr>
            <w:lang w:val="en-US"/>
          </w:rPr>
          <w:t xml:space="preserve">   </w:t>
        </w:r>
      </w:ins>
    </w:p>
    <w:p w14:paraId="20736B50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12" w:author="chapristi孫悟空" w:date="2024-04-25T14:43:00Z"/>
          <w:lang w:val="en-US"/>
        </w:rPr>
      </w:pPr>
      <w:ins w:id="313" w:author="chapristi孫悟空" w:date="2024-04-25T14:43:00Z">
        <w:r w:rsidRPr="00EE174F">
          <w:rPr>
            <w:lang w:val="en-US"/>
          </w:rPr>
          <w:lastRenderedPageBreak/>
          <w:t xml:space="preserve">    </w:t>
        </w:r>
        <w:proofErr w:type="spellStart"/>
        <w:proofErr w:type="gramStart"/>
        <w:r w:rsidRPr="00EE174F">
          <w:rPr>
            <w:lang w:val="en-US"/>
          </w:rPr>
          <w:t>this.lblNomPhoto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Label(</w:t>
        </w:r>
        <w:proofErr w:type="gramEnd"/>
        <w:r w:rsidRPr="00EE174F">
          <w:rPr>
            <w:lang w:val="en-US"/>
          </w:rPr>
          <w:t>"</w:t>
        </w:r>
        <w:proofErr w:type="gramStart"/>
        <w:r w:rsidRPr="00EE174F">
          <w:rPr>
            <w:lang w:val="en-US"/>
          </w:rPr>
          <w:t>Photo :</w:t>
        </w:r>
        <w:proofErr w:type="gramEnd"/>
        <w:r w:rsidRPr="00EE174F">
          <w:rPr>
            <w:lang w:val="en-US"/>
          </w:rPr>
          <w:t>"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06E89F9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14" w:author="chapristi孫悟空" w:date="2024-04-25T14:43:00Z"/>
          <w:lang w:val="en-US"/>
        </w:rPr>
      </w:pPr>
      <w:ins w:id="315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this.lblCheminPhoto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Label(</w:t>
        </w:r>
        <w:proofErr w:type="gramEnd"/>
        <w:r w:rsidRPr="00EE174F">
          <w:rPr>
            <w:lang w:val="en-US"/>
          </w:rPr>
          <w:t>"..."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253E9722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16" w:author="chapristi孫悟空" w:date="2024-04-25T14:43:00Z"/>
          <w:lang w:val="en-US"/>
        </w:rPr>
      </w:pPr>
    </w:p>
    <w:p w14:paraId="6D38A6D3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17" w:author="chapristi孫悟空" w:date="2024-04-25T14:43:00Z"/>
          <w:lang w:val="en-US"/>
        </w:rPr>
      </w:pPr>
      <w:ins w:id="318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this.btnCréerCarte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Button(</w:t>
        </w:r>
        <w:proofErr w:type="gramEnd"/>
        <w:r w:rsidRPr="00EE174F">
          <w:rPr>
            <w:lang w:val="en-US"/>
          </w:rPr>
          <w:t>"</w:t>
        </w:r>
        <w:proofErr w:type="spellStart"/>
        <w:r w:rsidRPr="00EE174F">
          <w:rPr>
            <w:lang w:val="en-US"/>
          </w:rPr>
          <w:t>Créer</w:t>
        </w:r>
        <w:proofErr w:type="spellEnd"/>
        <w:r w:rsidRPr="00EE174F">
          <w:rPr>
            <w:lang w:val="en-US"/>
          </w:rPr>
          <w:t xml:space="preserve"> carte"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3164E4B0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19" w:author="chapristi孫悟空" w:date="2024-04-25T14:43:00Z"/>
          <w:lang w:val="en-US"/>
        </w:rPr>
      </w:pPr>
      <w:ins w:id="320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this.btnPhoto</w:t>
        </w:r>
        <w:proofErr w:type="spellEnd"/>
        <w:proofErr w:type="gramEnd"/>
        <w:r w:rsidRPr="00EE174F">
          <w:rPr>
            <w:lang w:val="en-US"/>
          </w:rPr>
          <w:t xml:space="preserve"> = new Button("Photo"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06A60D7B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21" w:author="chapristi孫悟空" w:date="2024-04-25T14:43:00Z"/>
          <w:lang w:val="en-US"/>
        </w:rPr>
      </w:pPr>
    </w:p>
    <w:p w14:paraId="2B5FDD7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22" w:author="chapristi孫悟空" w:date="2024-04-25T14:43:00Z"/>
          <w:lang w:val="en-US"/>
        </w:rPr>
      </w:pPr>
      <w:ins w:id="323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this.btnCréerCarte.setOnMouseClicked</w:t>
        </w:r>
        <w:proofErr w:type="spellEnd"/>
        <w:proofErr w:type="gramEnd"/>
        <w:r w:rsidRPr="00EE174F">
          <w:rPr>
            <w:lang w:val="en-US"/>
          </w:rPr>
          <w:t>(this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17C0A18F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24" w:author="chapristi孫悟空" w:date="2024-04-25T14:43:00Z"/>
          <w:lang w:val="en-US"/>
        </w:rPr>
      </w:pPr>
      <w:ins w:id="325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this.btnPhoto.setOnMouseClicked</w:t>
        </w:r>
        <w:proofErr w:type="spellEnd"/>
        <w:proofErr w:type="gramEnd"/>
        <w:r w:rsidRPr="00EE174F">
          <w:rPr>
            <w:lang w:val="en-US"/>
          </w:rPr>
          <w:t>(this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5402B7AD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26" w:author="chapristi孫悟空" w:date="2024-04-25T14:43:00Z"/>
          <w:lang w:val="en-US"/>
        </w:rPr>
      </w:pPr>
    </w:p>
    <w:p w14:paraId="074D41B1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27" w:author="chapristi孫悟空" w:date="2024-04-25T14:43:00Z"/>
        </w:rPr>
      </w:pPr>
      <w:ins w:id="328" w:author="chapristi孫悟空" w:date="2024-04-25T14:43:00Z">
        <w:r w:rsidRPr="00EE174F">
          <w:rPr>
            <w:lang w:val="en-US"/>
          </w:rPr>
          <w:t xml:space="preserve">    </w:t>
        </w:r>
        <w:r>
          <w:t>// pour désactiver le bouton si aucun champ est rempli</w:t>
        </w:r>
      </w:ins>
    </w:p>
    <w:p w14:paraId="39DDCE9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29" w:author="chapristi孫悟空" w:date="2024-04-25T14:43:00Z"/>
          <w:lang w:val="en-US"/>
        </w:rPr>
      </w:pPr>
      <w:ins w:id="330" w:author="chapristi孫悟空" w:date="2024-04-25T14:43:00Z">
        <w:r>
          <w:t xml:space="preserve">    </w:t>
        </w:r>
        <w:r w:rsidRPr="00EE174F">
          <w:rPr>
            <w:lang w:val="en-US"/>
          </w:rPr>
          <w:t xml:space="preserve">// </w:t>
        </w:r>
        <w:proofErr w:type="gramStart"/>
        <w:r w:rsidRPr="00EE174F">
          <w:rPr>
            <w:lang w:val="en-US"/>
          </w:rPr>
          <w:t>this.btnCréerCarte.disableProperty</w:t>
        </w:r>
        <w:proofErr w:type="gram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).bind</w:t>
        </w:r>
        <w:proofErr w:type="gramEnd"/>
        <w:r w:rsidRPr="00EE174F">
          <w:rPr>
            <w:lang w:val="en-US"/>
          </w:rPr>
          <w:t>(tfdSaisieNom.textProperty(</w:t>
        </w:r>
        <w:proofErr w:type="gramStart"/>
        <w:r w:rsidRPr="00EE174F">
          <w:rPr>
            <w:lang w:val="en-US"/>
          </w:rPr>
          <w:t>).isEmpty</w:t>
        </w:r>
        <w:proofErr w:type="gram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).or</w:t>
        </w:r>
        <w:proofErr w:type="gramEnd"/>
        <w:r w:rsidRPr="00EE174F">
          <w:rPr>
            <w:lang w:val="en-US"/>
          </w:rPr>
          <w:t>(tfdSaisiePrenom.textProperty(</w:t>
        </w:r>
        <w:proofErr w:type="gramStart"/>
        <w:r w:rsidRPr="00EE174F">
          <w:rPr>
            <w:lang w:val="en-US"/>
          </w:rPr>
          <w:t>).isEmpty</w:t>
        </w:r>
        <w:proofErr w:type="gramEnd"/>
        <w:r w:rsidRPr="00EE174F">
          <w:rPr>
            <w:lang w:val="en-US"/>
          </w:rPr>
          <w:t>()</w:t>
        </w:r>
        <w:proofErr w:type="gramStart"/>
        <w:r w:rsidRPr="00EE174F">
          <w:rPr>
            <w:lang w:val="en-US"/>
          </w:rPr>
          <w:t>).or</w:t>
        </w:r>
        <w:proofErr w:type="gramEnd"/>
        <w:r w:rsidRPr="00EE174F">
          <w:rPr>
            <w:lang w:val="en-US"/>
          </w:rPr>
          <w:t>(tfdSaisieEmail.textProperty(</w:t>
        </w:r>
        <w:proofErr w:type="gramStart"/>
        <w:r w:rsidRPr="00EE174F">
          <w:rPr>
            <w:lang w:val="en-US"/>
          </w:rPr>
          <w:t>).isEmpty</w:t>
        </w:r>
        <w:proofErr w:type="gramEnd"/>
        <w:r w:rsidRPr="00EE174F">
          <w:rPr>
            <w:lang w:val="en-US"/>
          </w:rPr>
          <w:t>())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0D4C1011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31" w:author="chapristi孫悟空" w:date="2024-04-25T14:43:00Z"/>
          <w:lang w:val="en-US"/>
        </w:rPr>
      </w:pPr>
    </w:p>
    <w:p w14:paraId="3A11040A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32" w:author="chapristi孫悟空" w:date="2024-04-25T14:43:00Z"/>
        </w:rPr>
      </w:pPr>
      <w:ins w:id="333" w:author="chapristi孫悟空" w:date="2024-04-25T14:43:00Z">
        <w:r w:rsidRPr="00EE174F">
          <w:rPr>
            <w:lang w:val="en-US"/>
          </w:rPr>
          <w:t xml:space="preserve">    </w:t>
        </w:r>
        <w:r>
          <w:t>// Création du formulaire central.</w:t>
        </w:r>
      </w:ins>
    </w:p>
    <w:p w14:paraId="39D4BF63" w14:textId="77777777" w:rsidR="00E879D8" w:rsidRPr="00A10AF7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34" w:author="chapristi孫悟空" w:date="2024-04-25T14:43:00Z"/>
          <w:lang w:val="en-US"/>
        </w:rPr>
      </w:pPr>
      <w:ins w:id="335" w:author="chapristi孫悟空" w:date="2024-04-25T14:43:00Z">
        <w:r>
          <w:t xml:space="preserve">    </w:t>
        </w:r>
        <w:proofErr w:type="spellStart"/>
        <w:r w:rsidRPr="00A10AF7">
          <w:rPr>
            <w:lang w:val="en-US"/>
          </w:rPr>
          <w:t>GridPane</w:t>
        </w:r>
        <w:proofErr w:type="spellEnd"/>
        <w:r w:rsidRPr="00A10AF7">
          <w:rPr>
            <w:lang w:val="en-US"/>
          </w:rPr>
          <w:t xml:space="preserve"> form = </w:t>
        </w:r>
        <w:proofErr w:type="spellStart"/>
        <w:proofErr w:type="gramStart"/>
        <w:r w:rsidRPr="00A10AF7">
          <w:rPr>
            <w:lang w:val="en-US"/>
          </w:rPr>
          <w:t>this.créerFormulaire</w:t>
        </w:r>
        <w:proofErr w:type="spellEnd"/>
        <w:proofErr w:type="gramEnd"/>
        <w:r w:rsidRPr="00A10AF7">
          <w:rPr>
            <w:lang w:val="en-US"/>
          </w:rPr>
          <w:t>(</w:t>
        </w:r>
        <w:proofErr w:type="gramStart"/>
        <w:r w:rsidRPr="00A10AF7">
          <w:rPr>
            <w:lang w:val="en-US"/>
          </w:rPr>
          <w:t>);</w:t>
        </w:r>
        <w:proofErr w:type="gramEnd"/>
      </w:ins>
    </w:p>
    <w:p w14:paraId="31BF04F1" w14:textId="77777777" w:rsidR="00E879D8" w:rsidRPr="00A10AF7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36" w:author="chapristi孫悟空" w:date="2024-04-25T14:43:00Z"/>
          <w:lang w:val="en-US"/>
        </w:rPr>
      </w:pPr>
    </w:p>
    <w:p w14:paraId="082D7270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37" w:author="chapristi孫悟空" w:date="2024-04-25T14:43:00Z"/>
          <w:lang w:val="en-US"/>
        </w:rPr>
      </w:pPr>
      <w:ins w:id="338" w:author="chapristi孫悟空" w:date="2024-04-25T14:43:00Z">
        <w:r w:rsidRPr="00A10AF7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FlowPane</w:t>
        </w:r>
        <w:proofErr w:type="spellEnd"/>
        <w:r w:rsidRPr="00EE174F">
          <w:rPr>
            <w:lang w:val="en-US"/>
          </w:rPr>
          <w:t xml:space="preserve"> </w:t>
        </w:r>
        <w:proofErr w:type="spellStart"/>
        <w:r w:rsidRPr="00EE174F">
          <w:rPr>
            <w:lang w:val="en-US"/>
          </w:rPr>
          <w:t>containerBoutons</w:t>
        </w:r>
        <w:proofErr w:type="spellEnd"/>
        <w:r w:rsidRPr="00EE174F">
          <w:rPr>
            <w:lang w:val="en-US"/>
          </w:rPr>
          <w:t xml:space="preserve"> = new </w:t>
        </w:r>
        <w:proofErr w:type="spellStart"/>
        <w:proofErr w:type="gramStart"/>
        <w:r w:rsidRPr="00EE174F">
          <w:rPr>
            <w:lang w:val="en-US"/>
          </w:rPr>
          <w:t>FlowPane</w:t>
        </w:r>
        <w:proofErr w:type="spellEnd"/>
        <w:r w:rsidRPr="00EE174F">
          <w:rPr>
            <w:lang w:val="en-US"/>
          </w:rPr>
          <w:t>(</w:t>
        </w:r>
        <w:proofErr w:type="spellStart"/>
        <w:proofErr w:type="gramEnd"/>
        <w:r w:rsidRPr="00EE174F">
          <w:rPr>
            <w:lang w:val="en-US"/>
          </w:rPr>
          <w:t>Orientation.HORIZONTAL</w:t>
        </w:r>
        <w:proofErr w:type="spellEnd"/>
        <w:proofErr w:type="gramStart"/>
        <w:r w:rsidRPr="00EE174F">
          <w:rPr>
            <w:lang w:val="en-US"/>
          </w:rPr>
          <w:t>);</w:t>
        </w:r>
        <w:proofErr w:type="gramEnd"/>
      </w:ins>
    </w:p>
    <w:p w14:paraId="528BE0D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39" w:author="chapristi孫悟空" w:date="2024-04-25T14:43:00Z"/>
          <w:lang w:val="en-US"/>
        </w:rPr>
      </w:pPr>
      <w:ins w:id="340" w:author="chapristi孫悟空" w:date="2024-04-25T14:43:00Z">
        <w:r w:rsidRPr="00EE174F">
          <w:rPr>
            <w:lang w:val="en-US"/>
          </w:rPr>
          <w:lastRenderedPageBreak/>
          <w:t xml:space="preserve">    </w:t>
        </w:r>
        <w:proofErr w:type="spellStart"/>
        <w:r w:rsidRPr="00EE174F">
          <w:rPr>
            <w:lang w:val="en-US"/>
          </w:rPr>
          <w:t>containerBoutons.getChildren</w:t>
        </w:r>
        <w:proofErr w:type="spell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</w:t>
        </w:r>
        <w:proofErr w:type="spellStart"/>
        <w:r w:rsidRPr="00EE174F">
          <w:rPr>
            <w:lang w:val="en-US"/>
          </w:rPr>
          <w:t>addAll</w:t>
        </w:r>
        <w:proofErr w:type="spellEnd"/>
        <w:proofErr w:type="gramEnd"/>
        <w:r w:rsidRPr="00EE174F">
          <w:rPr>
            <w:lang w:val="en-US"/>
          </w:rPr>
          <w:t>(</w:t>
        </w:r>
        <w:proofErr w:type="spellStart"/>
        <w:proofErr w:type="gramStart"/>
        <w:r w:rsidRPr="00EE174F">
          <w:rPr>
            <w:lang w:val="en-US"/>
          </w:rPr>
          <w:t>this.btnCréerCarte</w:t>
        </w:r>
        <w:proofErr w:type="spellEnd"/>
        <w:proofErr w:type="gramEnd"/>
        <w:r w:rsidRPr="00EE174F">
          <w:rPr>
            <w:lang w:val="en-US"/>
          </w:rPr>
          <w:t xml:space="preserve">, </w:t>
        </w:r>
        <w:proofErr w:type="spellStart"/>
        <w:proofErr w:type="gramStart"/>
        <w:r w:rsidRPr="00EE174F">
          <w:rPr>
            <w:lang w:val="en-US"/>
          </w:rPr>
          <w:t>this.btnPhoto</w:t>
        </w:r>
        <w:proofErr w:type="spellEnd"/>
        <w:r w:rsidRPr="00EE174F">
          <w:rPr>
            <w:lang w:val="en-US"/>
          </w:rPr>
          <w:t>);</w:t>
        </w:r>
        <w:proofErr w:type="gramEnd"/>
      </w:ins>
    </w:p>
    <w:p w14:paraId="5B3D941C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41" w:author="chapristi孫悟空" w:date="2024-04-25T14:43:00Z"/>
        </w:rPr>
      </w:pPr>
      <w:ins w:id="342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>
          <w:t>containerBoutons.setAlignment</w:t>
        </w:r>
        <w:proofErr w:type="spellEnd"/>
        <w:r>
          <w:t>(</w:t>
        </w:r>
        <w:proofErr w:type="spellStart"/>
        <w:r>
          <w:t>Pos.CENTER</w:t>
        </w:r>
        <w:proofErr w:type="spellEnd"/>
        <w:proofErr w:type="gramStart"/>
        <w:r>
          <w:t>);</w:t>
        </w:r>
        <w:proofErr w:type="gramEnd"/>
      </w:ins>
    </w:p>
    <w:p w14:paraId="6467E79D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43" w:author="chapristi孫悟空" w:date="2024-04-25T14:43:00Z"/>
        </w:rPr>
      </w:pPr>
      <w:ins w:id="344" w:author="chapristi孫悟空" w:date="2024-04-25T14:43:00Z">
        <w:r>
          <w:t xml:space="preserve">    </w:t>
        </w:r>
        <w:proofErr w:type="spellStart"/>
        <w:r>
          <w:t>containerBoutons.setHgap</w:t>
        </w:r>
        <w:proofErr w:type="spellEnd"/>
        <w:r>
          <w:t>(20</w:t>
        </w:r>
        <w:proofErr w:type="gramStart"/>
        <w:r>
          <w:t>);</w:t>
        </w:r>
        <w:proofErr w:type="gramEnd"/>
      </w:ins>
    </w:p>
    <w:p w14:paraId="012D4C07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45" w:author="chapristi孫悟空" w:date="2024-04-25T14:43:00Z"/>
        </w:rPr>
      </w:pPr>
    </w:p>
    <w:p w14:paraId="41CA61C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46" w:author="chapristi孫悟空" w:date="2024-04-25T14:43:00Z"/>
          <w:lang w:val="en-US"/>
        </w:rPr>
      </w:pPr>
      <w:ins w:id="347" w:author="chapristi孫悟空" w:date="2024-04-25T14:43:00Z">
        <w:r>
          <w:t xml:space="preserve">    </w:t>
        </w:r>
        <w:proofErr w:type="spellStart"/>
        <w:proofErr w:type="gramStart"/>
        <w:r w:rsidRPr="00EE174F">
          <w:rPr>
            <w:lang w:val="en-US"/>
          </w:rPr>
          <w:t>this.zoneDessin</w:t>
        </w:r>
        <w:proofErr w:type="spellEnd"/>
        <w:proofErr w:type="gramEnd"/>
        <w:r w:rsidRPr="00EE174F">
          <w:rPr>
            <w:lang w:val="en-US"/>
          </w:rPr>
          <w:t xml:space="preserve"> = </w:t>
        </w:r>
        <w:proofErr w:type="spellStart"/>
        <w:proofErr w:type="gramStart"/>
        <w:r w:rsidRPr="00EE174F">
          <w:rPr>
            <w:lang w:val="en-US"/>
          </w:rPr>
          <w:t>this.dessiner</w:t>
        </w:r>
        <w:proofErr w:type="spellEnd"/>
        <w:proofErr w:type="gram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0C165389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48" w:author="chapristi孫悟空" w:date="2024-04-25T14:43:00Z"/>
          <w:lang w:val="en-US"/>
        </w:rPr>
      </w:pPr>
      <w:ins w:id="349" w:author="chapristi孫悟空" w:date="2024-04-25T14:43:00Z">
        <w:r w:rsidRPr="00EE174F">
          <w:rPr>
            <w:lang w:val="en-US"/>
          </w:rPr>
          <w:t xml:space="preserve">   </w:t>
        </w:r>
      </w:ins>
    </w:p>
    <w:p w14:paraId="4F8F62D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50" w:author="chapristi孫悟空" w:date="2024-04-25T14:43:00Z"/>
          <w:lang w:val="en-US"/>
        </w:rPr>
      </w:pPr>
      <w:ins w:id="351" w:author="chapristi孫悟空" w:date="2024-04-25T14:43:00Z">
        <w:r w:rsidRPr="00EE174F">
          <w:rPr>
            <w:lang w:val="en-US"/>
          </w:rPr>
          <w:t xml:space="preserve">    // </w:t>
        </w:r>
        <w:proofErr w:type="spellStart"/>
        <w:r w:rsidRPr="00EE174F">
          <w:rPr>
            <w:lang w:val="en-US"/>
          </w:rPr>
          <w:t>Nœud</w:t>
        </w:r>
        <w:proofErr w:type="spellEnd"/>
        <w:r w:rsidRPr="00EE174F">
          <w:rPr>
            <w:lang w:val="en-US"/>
          </w:rPr>
          <w:t xml:space="preserve"> </w:t>
        </w:r>
        <w:proofErr w:type="spellStart"/>
        <w:r w:rsidRPr="00EE174F">
          <w:rPr>
            <w:lang w:val="en-US"/>
          </w:rPr>
          <w:t>racine</w:t>
        </w:r>
        <w:proofErr w:type="spellEnd"/>
        <w:r w:rsidRPr="00EE174F">
          <w:rPr>
            <w:lang w:val="en-US"/>
          </w:rPr>
          <w:t>.</w:t>
        </w:r>
      </w:ins>
    </w:p>
    <w:p w14:paraId="4ACFDB86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52" w:author="chapristi孫悟空" w:date="2024-04-25T14:43:00Z"/>
          <w:lang w:val="en-US"/>
        </w:rPr>
      </w:pPr>
      <w:ins w:id="353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VBox</w:t>
        </w:r>
        <w:proofErr w:type="spellEnd"/>
        <w:r w:rsidRPr="00EE174F">
          <w:rPr>
            <w:lang w:val="en-US"/>
          </w:rPr>
          <w:t xml:space="preserve"> root = new </w:t>
        </w:r>
        <w:proofErr w:type="spellStart"/>
        <w:proofErr w:type="gramStart"/>
        <w:r w:rsidRPr="00EE174F">
          <w:rPr>
            <w:lang w:val="en-US"/>
          </w:rPr>
          <w:t>VBox</w:t>
        </w:r>
        <w:proofErr w:type="spellEnd"/>
        <w:r w:rsidRPr="00EE174F">
          <w:rPr>
            <w:lang w:val="en-US"/>
          </w:rPr>
          <w:t>();</w:t>
        </w:r>
        <w:proofErr w:type="gramEnd"/>
      </w:ins>
    </w:p>
    <w:p w14:paraId="2325827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54" w:author="chapristi孫悟空" w:date="2024-04-25T14:43:00Z"/>
          <w:lang w:val="en-US"/>
        </w:rPr>
      </w:pPr>
      <w:ins w:id="355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root.setSpacing</w:t>
        </w:r>
        <w:proofErr w:type="spellEnd"/>
        <w:proofErr w:type="gramEnd"/>
        <w:r w:rsidRPr="00EE174F">
          <w:rPr>
            <w:lang w:val="en-US"/>
          </w:rPr>
          <w:t>(20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710AE073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56" w:author="chapristi孫悟空" w:date="2024-04-25T14:43:00Z"/>
        </w:rPr>
      </w:pPr>
      <w:ins w:id="357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>
          <w:t>root.setAlignment</w:t>
        </w:r>
        <w:proofErr w:type="spellEnd"/>
        <w:proofErr w:type="gramEnd"/>
        <w:r>
          <w:t>(</w:t>
        </w:r>
        <w:proofErr w:type="spellStart"/>
        <w:r>
          <w:t>Pos.TOP_CENTER</w:t>
        </w:r>
        <w:proofErr w:type="spellEnd"/>
        <w:proofErr w:type="gramStart"/>
        <w:r>
          <w:t>);</w:t>
        </w:r>
        <w:proofErr w:type="gramEnd"/>
      </w:ins>
    </w:p>
    <w:p w14:paraId="49519815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58" w:author="chapristi孫悟空" w:date="2024-04-25T14:43:00Z"/>
        </w:rPr>
      </w:pPr>
    </w:p>
    <w:p w14:paraId="5A4444A7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59" w:author="chapristi孫悟空" w:date="2024-04-25T14:43:00Z"/>
        </w:rPr>
      </w:pPr>
      <w:ins w:id="360" w:author="chapristi孫悟空" w:date="2024-04-25T14:43:00Z">
        <w:r>
          <w:t xml:space="preserve">    // Ajouter une icône à la fenêtre.</w:t>
        </w:r>
      </w:ins>
    </w:p>
    <w:p w14:paraId="080AB182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61" w:author="chapristi孫悟空" w:date="2024-04-25T14:43:00Z"/>
          <w:lang w:val="en-US"/>
        </w:rPr>
      </w:pPr>
      <w:ins w:id="362" w:author="chapristi孫悟空" w:date="2024-04-25T14:43:00Z">
        <w:r>
          <w:t xml:space="preserve">    </w:t>
        </w:r>
        <w:r w:rsidRPr="00EE174F">
          <w:rPr>
            <w:lang w:val="en-US"/>
          </w:rPr>
          <w:t>Image icon = new Image(</w:t>
        </w:r>
        <w:proofErr w:type="spellStart"/>
        <w:proofErr w:type="gramStart"/>
        <w:r w:rsidRPr="00EE174F">
          <w:rPr>
            <w:lang w:val="en-US"/>
          </w:rPr>
          <w:t>this.getClass</w:t>
        </w:r>
        <w:proofErr w:type="spellEnd"/>
        <w:proofErr w:type="gram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</w:t>
        </w:r>
        <w:proofErr w:type="spellStart"/>
        <w:r w:rsidRPr="00EE174F">
          <w:rPr>
            <w:lang w:val="en-US"/>
          </w:rPr>
          <w:t>getResourceAsStream</w:t>
        </w:r>
        <w:proofErr w:type="spellEnd"/>
        <w:proofErr w:type="gramEnd"/>
        <w:r w:rsidRPr="00EE174F">
          <w:rPr>
            <w:lang w:val="en-US"/>
          </w:rPr>
          <w:t>("</w:t>
        </w:r>
        <w:proofErr w:type="gramStart"/>
        <w:r w:rsidRPr="00EE174F">
          <w:rPr>
            <w:lang w:val="en-US"/>
          </w:rPr>
          <w:t>tazz.png"));</w:t>
        </w:r>
        <w:proofErr w:type="gramEnd"/>
      </w:ins>
    </w:p>
    <w:p w14:paraId="1D487ED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63" w:author="chapristi孫悟空" w:date="2024-04-25T14:43:00Z"/>
          <w:lang w:val="en-US"/>
        </w:rPr>
      </w:pPr>
      <w:ins w:id="364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primaryStage.getIcons</w:t>
        </w:r>
        <w:proofErr w:type="spell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).add</w:t>
        </w:r>
        <w:proofErr w:type="gramEnd"/>
        <w:r w:rsidRPr="00EE174F">
          <w:rPr>
            <w:lang w:val="en-US"/>
          </w:rPr>
          <w:t>(icon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013734A3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65" w:author="chapristi孫悟空" w:date="2024-04-25T14:43:00Z"/>
          <w:lang w:val="en-US"/>
        </w:rPr>
      </w:pPr>
      <w:ins w:id="366" w:author="chapristi孫悟空" w:date="2024-04-25T14:43:00Z">
        <w:r w:rsidRPr="00EE174F">
          <w:rPr>
            <w:lang w:val="en-US"/>
          </w:rPr>
          <w:t xml:space="preserve">   </w:t>
        </w:r>
      </w:ins>
    </w:p>
    <w:p w14:paraId="3DEAF09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67" w:author="chapristi孫悟空" w:date="2024-04-25T14:43:00Z"/>
          <w:lang w:val="en-US"/>
        </w:rPr>
      </w:pPr>
      <w:ins w:id="368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root.getChildren</w:t>
        </w:r>
        <w:proofErr w:type="spellEnd"/>
        <w:proofErr w:type="gram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</w:t>
        </w:r>
        <w:proofErr w:type="spellStart"/>
        <w:r w:rsidRPr="00EE174F">
          <w:rPr>
            <w:lang w:val="en-US"/>
          </w:rPr>
          <w:t>addAll</w:t>
        </w:r>
        <w:proofErr w:type="spellEnd"/>
        <w:proofErr w:type="gramEnd"/>
        <w:r w:rsidRPr="00EE174F">
          <w:rPr>
            <w:lang w:val="en-US"/>
          </w:rPr>
          <w:t>(</w:t>
        </w:r>
        <w:proofErr w:type="spellStart"/>
        <w:proofErr w:type="gramStart"/>
        <w:r w:rsidRPr="00EE174F">
          <w:rPr>
            <w:lang w:val="en-US"/>
          </w:rPr>
          <w:t>this.lblTitreHaut</w:t>
        </w:r>
        <w:proofErr w:type="spellEnd"/>
        <w:proofErr w:type="gramEnd"/>
        <w:r w:rsidRPr="00EE174F">
          <w:rPr>
            <w:lang w:val="en-US"/>
          </w:rPr>
          <w:t xml:space="preserve">, form, </w:t>
        </w:r>
        <w:proofErr w:type="spellStart"/>
        <w:r w:rsidRPr="00EE174F">
          <w:rPr>
            <w:lang w:val="en-US"/>
          </w:rPr>
          <w:t>containerBoutons</w:t>
        </w:r>
        <w:proofErr w:type="spellEnd"/>
        <w:r w:rsidRPr="00EE174F">
          <w:rPr>
            <w:lang w:val="en-US"/>
          </w:rPr>
          <w:t xml:space="preserve">, </w:t>
        </w:r>
        <w:proofErr w:type="spellStart"/>
        <w:r w:rsidRPr="00EE174F">
          <w:rPr>
            <w:lang w:val="en-US"/>
          </w:rPr>
          <w:t>zoneDessin</w:t>
        </w:r>
        <w:proofErr w:type="spellEnd"/>
        <w:proofErr w:type="gramStart"/>
        <w:r w:rsidRPr="00EE174F">
          <w:rPr>
            <w:lang w:val="en-US"/>
          </w:rPr>
          <w:t>);</w:t>
        </w:r>
        <w:proofErr w:type="gramEnd"/>
      </w:ins>
    </w:p>
    <w:p w14:paraId="791D6EA1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69" w:author="chapristi孫悟空" w:date="2024-04-25T14:43:00Z"/>
          <w:lang w:val="en-US"/>
        </w:rPr>
      </w:pPr>
    </w:p>
    <w:p w14:paraId="792A199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70" w:author="chapristi孫悟空" w:date="2024-04-25T14:43:00Z"/>
          <w:lang w:val="en-US"/>
        </w:rPr>
      </w:pPr>
      <w:ins w:id="371" w:author="chapristi孫悟空" w:date="2024-04-25T14:43:00Z">
        <w:r w:rsidRPr="00EE174F">
          <w:rPr>
            <w:lang w:val="en-US"/>
          </w:rPr>
          <w:lastRenderedPageBreak/>
          <w:t xml:space="preserve">    Scene </w:t>
        </w:r>
        <w:proofErr w:type="spellStart"/>
        <w:r w:rsidRPr="00EE174F">
          <w:rPr>
            <w:lang w:val="en-US"/>
          </w:rPr>
          <w:t>scene</w:t>
        </w:r>
        <w:proofErr w:type="spell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Scene(</w:t>
        </w:r>
        <w:proofErr w:type="gramEnd"/>
        <w:r w:rsidRPr="00EE174F">
          <w:rPr>
            <w:lang w:val="en-US"/>
          </w:rPr>
          <w:t>root, 600, 400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5F257114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72" w:author="chapristi孫悟空" w:date="2024-04-25T14:43:00Z"/>
        </w:rPr>
      </w:pPr>
      <w:ins w:id="373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>
          <w:t>primaryStage.setScene</w:t>
        </w:r>
        <w:proofErr w:type="spellEnd"/>
        <w:r>
          <w:t>(</w:t>
        </w:r>
        <w:proofErr w:type="spellStart"/>
        <w:r>
          <w:t>scene</w:t>
        </w:r>
        <w:proofErr w:type="spellEnd"/>
        <w:proofErr w:type="gramStart"/>
        <w:r>
          <w:t>);</w:t>
        </w:r>
        <w:proofErr w:type="gramEnd"/>
      </w:ins>
    </w:p>
    <w:p w14:paraId="3A6FEC66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74" w:author="chapristi孫悟空" w:date="2024-04-25T14:43:00Z"/>
        </w:rPr>
      </w:pPr>
    </w:p>
    <w:p w14:paraId="72CCE09D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75" w:author="chapristi孫悟空" w:date="2024-04-25T14:43:00Z"/>
        </w:rPr>
      </w:pPr>
      <w:ins w:id="376" w:author="chapristi孫悟空" w:date="2024-04-25T14:43:00Z">
        <w:r>
          <w:t xml:space="preserve">    </w:t>
        </w:r>
        <w:proofErr w:type="spellStart"/>
        <w:r>
          <w:t>primaryStage.setTitle</w:t>
        </w:r>
        <w:proofErr w:type="spellEnd"/>
        <w:r>
          <w:t xml:space="preserve">("Application carte de visite en </w:t>
        </w:r>
        <w:proofErr w:type="spellStart"/>
        <w:r>
          <w:t>JavaFX</w:t>
        </w:r>
        <w:proofErr w:type="spellEnd"/>
        <w:r>
          <w:t>"</w:t>
        </w:r>
        <w:proofErr w:type="gramStart"/>
        <w:r>
          <w:t>);</w:t>
        </w:r>
        <w:proofErr w:type="gramEnd"/>
      </w:ins>
    </w:p>
    <w:p w14:paraId="38D1E5E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77" w:author="chapristi孫悟空" w:date="2024-04-25T14:43:00Z"/>
          <w:lang w:val="en-US"/>
        </w:rPr>
      </w:pPr>
      <w:ins w:id="378" w:author="chapristi孫悟空" w:date="2024-04-25T14:43:00Z">
        <w:r>
          <w:t xml:space="preserve">    </w:t>
        </w:r>
        <w:proofErr w:type="spellStart"/>
        <w:r w:rsidRPr="00EE174F">
          <w:rPr>
            <w:lang w:val="en-US"/>
          </w:rPr>
          <w:t>primaryStage.setResizable</w:t>
        </w:r>
        <w:proofErr w:type="spellEnd"/>
        <w:r w:rsidRPr="00EE174F">
          <w:rPr>
            <w:lang w:val="en-US"/>
          </w:rPr>
          <w:t>(false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676D233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79" w:author="chapristi孫悟空" w:date="2024-04-25T14:43:00Z"/>
          <w:lang w:val="en-US"/>
        </w:rPr>
      </w:pPr>
      <w:ins w:id="380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primaryStage.show</w:t>
        </w:r>
        <w:proofErr w:type="spell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60ED929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81" w:author="chapristi孫悟空" w:date="2024-04-25T14:43:00Z"/>
          <w:lang w:val="en-US"/>
        </w:rPr>
      </w:pPr>
      <w:ins w:id="382" w:author="chapristi孫悟空" w:date="2024-04-25T14:43:00Z">
        <w:r w:rsidRPr="00EE174F">
          <w:rPr>
            <w:lang w:val="en-US"/>
          </w:rPr>
          <w:t xml:space="preserve">  }</w:t>
        </w:r>
      </w:ins>
    </w:p>
    <w:p w14:paraId="151E2E09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83" w:author="chapristi孫悟空" w:date="2024-04-25T14:43:00Z"/>
          <w:lang w:val="en-US"/>
        </w:rPr>
      </w:pPr>
    </w:p>
    <w:p w14:paraId="41D8CE0F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84" w:author="chapristi孫悟空" w:date="2024-04-25T14:43:00Z"/>
          <w:lang w:val="en-US"/>
        </w:rPr>
      </w:pPr>
      <w:ins w:id="385" w:author="chapristi孫悟空" w:date="2024-04-25T14:43:00Z">
        <w:r w:rsidRPr="00EE174F">
          <w:rPr>
            <w:lang w:val="en-US"/>
          </w:rPr>
          <w:t xml:space="preserve">  private Group </w:t>
        </w:r>
        <w:proofErr w:type="spellStart"/>
        <w:proofErr w:type="gramStart"/>
        <w:r w:rsidRPr="00EE174F">
          <w:rPr>
            <w:lang w:val="en-US"/>
          </w:rPr>
          <w:t>dessiner</w:t>
        </w:r>
        <w:proofErr w:type="spellEnd"/>
        <w:r w:rsidRPr="00EE174F">
          <w:rPr>
            <w:lang w:val="en-US"/>
          </w:rPr>
          <w:t>(</w:t>
        </w:r>
        <w:proofErr w:type="gramEnd"/>
        <w:r w:rsidRPr="00EE174F">
          <w:rPr>
            <w:lang w:val="en-US"/>
          </w:rPr>
          <w:t>) {</w:t>
        </w:r>
      </w:ins>
    </w:p>
    <w:p w14:paraId="3565F78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86" w:author="chapristi孫悟空" w:date="2024-04-25T14:43:00Z"/>
          <w:lang w:val="en-US"/>
        </w:rPr>
      </w:pPr>
      <w:ins w:id="387" w:author="chapristi孫悟空" w:date="2024-04-25T14:43:00Z">
        <w:r w:rsidRPr="00EE174F">
          <w:rPr>
            <w:lang w:val="en-US"/>
          </w:rPr>
          <w:t xml:space="preserve">    Group </w:t>
        </w:r>
        <w:proofErr w:type="spellStart"/>
        <w:r w:rsidRPr="00EE174F">
          <w:rPr>
            <w:lang w:val="en-US"/>
          </w:rPr>
          <w:t>zoneDessin</w:t>
        </w:r>
        <w:proofErr w:type="spell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Group();</w:t>
        </w:r>
        <w:proofErr w:type="gramEnd"/>
      </w:ins>
    </w:p>
    <w:p w14:paraId="23D5ED55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88" w:author="chapristi孫悟空" w:date="2024-04-25T14:43:00Z"/>
          <w:lang w:val="en-US"/>
        </w:rPr>
      </w:pPr>
      <w:ins w:id="389" w:author="chapristi孫悟空" w:date="2024-04-25T14:43:00Z">
        <w:r w:rsidRPr="00EE174F">
          <w:rPr>
            <w:lang w:val="en-US"/>
          </w:rPr>
          <w:t xml:space="preserve">    Rectangle </w:t>
        </w:r>
        <w:proofErr w:type="spellStart"/>
        <w:r w:rsidRPr="00EE174F">
          <w:rPr>
            <w:lang w:val="en-US"/>
          </w:rPr>
          <w:t>rect</w:t>
        </w:r>
        <w:proofErr w:type="spell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Rectangle();</w:t>
        </w:r>
        <w:proofErr w:type="gramEnd"/>
      </w:ins>
    </w:p>
    <w:p w14:paraId="60FE8FF2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90" w:author="chapristi孫悟空" w:date="2024-04-25T14:43:00Z"/>
          <w:lang w:val="en-US"/>
        </w:rPr>
      </w:pPr>
      <w:ins w:id="391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rect.setX</w:t>
        </w:r>
        <w:proofErr w:type="spellEnd"/>
        <w:proofErr w:type="gramEnd"/>
        <w:r w:rsidRPr="00EE174F">
          <w:rPr>
            <w:lang w:val="en-US"/>
          </w:rPr>
          <w:t>(0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20E52E5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92" w:author="chapristi孫悟空" w:date="2024-04-25T14:43:00Z"/>
          <w:lang w:val="en-US"/>
        </w:rPr>
      </w:pPr>
      <w:ins w:id="393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rect.setY</w:t>
        </w:r>
        <w:proofErr w:type="spellEnd"/>
        <w:proofErr w:type="gramEnd"/>
        <w:r w:rsidRPr="00EE174F">
          <w:rPr>
            <w:lang w:val="en-US"/>
          </w:rPr>
          <w:t>(0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132FFAB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94" w:author="chapristi孫悟空" w:date="2024-04-25T14:43:00Z"/>
          <w:lang w:val="en-US"/>
        </w:rPr>
      </w:pPr>
      <w:ins w:id="395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rect.setWidth</w:t>
        </w:r>
        <w:proofErr w:type="spellEnd"/>
        <w:proofErr w:type="gramEnd"/>
        <w:r w:rsidRPr="00EE174F">
          <w:rPr>
            <w:lang w:val="en-US"/>
          </w:rPr>
          <w:t>(600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32B19439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96" w:author="chapristi孫悟空" w:date="2024-04-25T14:43:00Z"/>
          <w:lang w:val="en-US"/>
        </w:rPr>
      </w:pPr>
      <w:ins w:id="397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rect.setHeight</w:t>
        </w:r>
        <w:proofErr w:type="spellEnd"/>
        <w:proofErr w:type="gramEnd"/>
        <w:r w:rsidRPr="00EE174F">
          <w:rPr>
            <w:lang w:val="en-US"/>
          </w:rPr>
          <w:t>(200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61901776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98" w:author="chapristi孫悟空" w:date="2024-04-25T14:43:00Z"/>
          <w:lang w:val="en-US"/>
        </w:rPr>
      </w:pPr>
      <w:ins w:id="399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rect.setFill</w:t>
        </w:r>
        <w:proofErr w:type="spellEnd"/>
        <w:proofErr w:type="gram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Color.PINK</w:t>
        </w:r>
        <w:proofErr w:type="spellEnd"/>
        <w:proofErr w:type="gramStart"/>
        <w:r w:rsidRPr="00EE174F">
          <w:rPr>
            <w:lang w:val="en-US"/>
          </w:rPr>
          <w:t>);</w:t>
        </w:r>
        <w:proofErr w:type="gramEnd"/>
      </w:ins>
    </w:p>
    <w:p w14:paraId="6FE0F204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00" w:author="chapristi孫悟空" w:date="2024-04-25T14:43:00Z"/>
          <w:lang w:val="en-US"/>
        </w:rPr>
      </w:pPr>
    </w:p>
    <w:p w14:paraId="23B16FB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01" w:author="chapristi孫悟空" w:date="2024-04-25T14:43:00Z"/>
          <w:lang w:val="en-US"/>
        </w:rPr>
      </w:pPr>
      <w:ins w:id="402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this.txtCivilité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Text(</w:t>
        </w:r>
        <w:proofErr w:type="gramEnd"/>
        <w:r w:rsidRPr="00EE174F">
          <w:rPr>
            <w:lang w:val="en-US"/>
          </w:rPr>
          <w:t>5, 20, "</w:t>
        </w:r>
        <w:proofErr w:type="spellStart"/>
        <w:r w:rsidRPr="00EE174F">
          <w:rPr>
            <w:lang w:val="en-US"/>
          </w:rPr>
          <w:t>Mr</w:t>
        </w:r>
        <w:proofErr w:type="spellEnd"/>
        <w:r w:rsidRPr="00EE174F">
          <w:rPr>
            <w:lang w:val="en-US"/>
          </w:rPr>
          <w:t>/Mrs."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6917F82D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03" w:author="chapristi孫悟空" w:date="2024-04-25T14:43:00Z"/>
          <w:lang w:val="en-US"/>
        </w:rPr>
      </w:pPr>
      <w:ins w:id="404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this.txtNom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Text();</w:t>
        </w:r>
        <w:proofErr w:type="gramEnd"/>
      </w:ins>
    </w:p>
    <w:p w14:paraId="5798CCB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05" w:author="chapristi孫悟空" w:date="2024-04-25T14:43:00Z"/>
          <w:lang w:val="en-US"/>
        </w:rPr>
      </w:pPr>
      <w:ins w:id="406" w:author="chapristi孫悟空" w:date="2024-04-25T14:43:00Z">
        <w:r w:rsidRPr="00EE174F">
          <w:rPr>
            <w:lang w:val="en-US"/>
          </w:rPr>
          <w:lastRenderedPageBreak/>
          <w:t xml:space="preserve">    </w:t>
        </w:r>
        <w:proofErr w:type="gramStart"/>
        <w:r w:rsidRPr="00EE174F">
          <w:rPr>
            <w:lang w:val="en-US"/>
          </w:rPr>
          <w:t>this.txtNom.textProperty</w:t>
        </w:r>
        <w:proofErr w:type="gram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).bind</w:t>
        </w:r>
        <w:proofErr w:type="gram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this.tfdSaisieNom.textProperty</w:t>
        </w:r>
        <w:proofErr w:type="gramEnd"/>
        <w:r w:rsidRPr="00EE174F">
          <w:rPr>
            <w:lang w:val="en-US"/>
          </w:rPr>
          <w:t>()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1BF321D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07" w:author="chapristi孫悟空" w:date="2024-04-25T14:43:00Z"/>
          <w:lang w:val="en-US"/>
        </w:rPr>
      </w:pPr>
      <w:ins w:id="408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this.txtPrénom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Text();</w:t>
        </w:r>
        <w:proofErr w:type="gramEnd"/>
      </w:ins>
    </w:p>
    <w:p w14:paraId="5965EAE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09" w:author="chapristi孫悟空" w:date="2024-04-25T14:43:00Z"/>
          <w:lang w:val="en-US"/>
        </w:rPr>
      </w:pPr>
      <w:ins w:id="410" w:author="chapristi孫悟空" w:date="2024-04-25T14:43:00Z">
        <w:r w:rsidRPr="00EE174F">
          <w:rPr>
            <w:lang w:val="en-US"/>
          </w:rPr>
          <w:t xml:space="preserve">    </w:t>
        </w:r>
        <w:proofErr w:type="gramStart"/>
        <w:r w:rsidRPr="00EE174F">
          <w:rPr>
            <w:lang w:val="en-US"/>
          </w:rPr>
          <w:t>this.txtPrénom.textProperty</w:t>
        </w:r>
        <w:proofErr w:type="gram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).bind</w:t>
        </w:r>
        <w:proofErr w:type="gram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this.tfdSaisiePrenom.textProperty</w:t>
        </w:r>
        <w:proofErr w:type="gramEnd"/>
        <w:r w:rsidRPr="00EE174F">
          <w:rPr>
            <w:lang w:val="en-US"/>
          </w:rPr>
          <w:t>()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35F189C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11" w:author="chapristi孫悟空" w:date="2024-04-25T14:43:00Z"/>
          <w:lang w:val="en-US"/>
        </w:rPr>
      </w:pPr>
      <w:ins w:id="412" w:author="chapristi孫悟空" w:date="2024-04-25T14:43:00Z">
        <w:r w:rsidRPr="00EE174F">
          <w:rPr>
            <w:lang w:val="en-US"/>
          </w:rPr>
          <w:t xml:space="preserve">   </w:t>
        </w:r>
      </w:ins>
    </w:p>
    <w:p w14:paraId="0E3FFD7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13" w:author="chapristi孫悟空" w:date="2024-04-25T14:43:00Z"/>
          <w:lang w:val="en-US"/>
        </w:rPr>
      </w:pPr>
      <w:ins w:id="414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HBox</w:t>
        </w:r>
        <w:proofErr w:type="spellEnd"/>
        <w:r w:rsidRPr="00EE174F">
          <w:rPr>
            <w:lang w:val="en-US"/>
          </w:rPr>
          <w:t xml:space="preserve"> </w:t>
        </w:r>
        <w:proofErr w:type="spellStart"/>
        <w:r w:rsidRPr="00EE174F">
          <w:rPr>
            <w:lang w:val="en-US"/>
          </w:rPr>
          <w:t>textes</w:t>
        </w:r>
        <w:proofErr w:type="spellEnd"/>
        <w:r w:rsidRPr="00EE174F">
          <w:rPr>
            <w:lang w:val="en-US"/>
          </w:rPr>
          <w:t xml:space="preserve"> = new </w:t>
        </w:r>
        <w:proofErr w:type="spellStart"/>
        <w:proofErr w:type="gramStart"/>
        <w:r w:rsidRPr="00EE174F">
          <w:rPr>
            <w:lang w:val="en-US"/>
          </w:rPr>
          <w:t>HBox</w:t>
        </w:r>
        <w:proofErr w:type="spell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this.txtCivilité</w:t>
        </w:r>
        <w:proofErr w:type="spellEnd"/>
        <w:proofErr w:type="gramEnd"/>
        <w:r w:rsidRPr="00EE174F">
          <w:rPr>
            <w:lang w:val="en-US"/>
          </w:rPr>
          <w:t xml:space="preserve">, </w:t>
        </w:r>
        <w:proofErr w:type="spellStart"/>
        <w:proofErr w:type="gramStart"/>
        <w:r w:rsidRPr="00EE174F">
          <w:rPr>
            <w:lang w:val="en-US"/>
          </w:rPr>
          <w:t>this.txtNom</w:t>
        </w:r>
        <w:proofErr w:type="spellEnd"/>
        <w:proofErr w:type="gramEnd"/>
        <w:r w:rsidRPr="00EE174F">
          <w:rPr>
            <w:lang w:val="en-US"/>
          </w:rPr>
          <w:t xml:space="preserve">, </w:t>
        </w:r>
        <w:proofErr w:type="spellStart"/>
        <w:proofErr w:type="gramStart"/>
        <w:r w:rsidRPr="00EE174F">
          <w:rPr>
            <w:lang w:val="en-US"/>
          </w:rPr>
          <w:t>this.txtPrénom</w:t>
        </w:r>
        <w:proofErr w:type="spellEnd"/>
        <w:r w:rsidRPr="00EE174F">
          <w:rPr>
            <w:lang w:val="en-US"/>
          </w:rPr>
          <w:t>);</w:t>
        </w:r>
        <w:proofErr w:type="gramEnd"/>
      </w:ins>
    </w:p>
    <w:p w14:paraId="47EBE4C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15" w:author="chapristi孫悟空" w:date="2024-04-25T14:43:00Z"/>
          <w:lang w:val="en-US"/>
        </w:rPr>
      </w:pPr>
      <w:ins w:id="416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textes.setSpacing</w:t>
        </w:r>
        <w:proofErr w:type="spellEnd"/>
        <w:proofErr w:type="gramEnd"/>
        <w:r w:rsidRPr="00EE174F">
          <w:rPr>
            <w:lang w:val="en-US"/>
          </w:rPr>
          <w:t>(5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3FB537C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17" w:author="chapristi孫悟空" w:date="2024-04-25T14:43:00Z"/>
          <w:lang w:val="en-US"/>
        </w:rPr>
      </w:pPr>
      <w:ins w:id="418" w:author="chapristi孫悟空" w:date="2024-04-25T14:43:00Z">
        <w:r w:rsidRPr="00EE174F">
          <w:rPr>
            <w:lang w:val="en-US"/>
          </w:rPr>
          <w:t xml:space="preserve">   </w:t>
        </w:r>
      </w:ins>
    </w:p>
    <w:p w14:paraId="2629CD0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19" w:author="chapristi孫悟空" w:date="2024-04-25T14:43:00Z"/>
          <w:lang w:val="en-US"/>
        </w:rPr>
      </w:pPr>
      <w:ins w:id="420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this.imgV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spellStart"/>
        <w:proofErr w:type="gramStart"/>
        <w:r w:rsidRPr="00EE174F">
          <w:rPr>
            <w:lang w:val="en-US"/>
          </w:rPr>
          <w:t>ImageView</w:t>
        </w:r>
        <w:proofErr w:type="spellEnd"/>
        <w:r w:rsidRPr="00EE174F">
          <w:rPr>
            <w:lang w:val="en-US"/>
          </w:rPr>
          <w:t>();</w:t>
        </w:r>
        <w:proofErr w:type="gramEnd"/>
      </w:ins>
    </w:p>
    <w:p w14:paraId="2CAC1396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21" w:author="chapristi孫悟空" w:date="2024-04-25T14:43:00Z"/>
          <w:lang w:val="en-US"/>
        </w:rPr>
      </w:pPr>
      <w:ins w:id="422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this.txtEmail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Text(</w:t>
        </w:r>
        <w:proofErr w:type="gramEnd"/>
        <w:r w:rsidRPr="00EE174F">
          <w:rPr>
            <w:lang w:val="en-US"/>
          </w:rPr>
          <w:t>5, 160, "</w:t>
        </w:r>
        <w:proofErr w:type="gramStart"/>
        <w:r w:rsidRPr="00EE174F">
          <w:rPr>
            <w:lang w:val="en-US"/>
          </w:rPr>
          <w:t>Email :</w:t>
        </w:r>
        <w:proofErr w:type="gramEnd"/>
        <w:r w:rsidRPr="00EE174F">
          <w:rPr>
            <w:lang w:val="en-US"/>
          </w:rPr>
          <w:t xml:space="preserve"> "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60782D3E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23" w:author="chapristi孫悟空" w:date="2024-04-25T14:43:00Z"/>
          <w:lang w:val="en-US"/>
        </w:rPr>
      </w:pPr>
      <w:ins w:id="424" w:author="chapristi孫悟空" w:date="2024-04-25T14:43:00Z">
        <w:r w:rsidRPr="00EE174F">
          <w:rPr>
            <w:lang w:val="en-US"/>
          </w:rPr>
          <w:t xml:space="preserve">   </w:t>
        </w:r>
      </w:ins>
    </w:p>
    <w:p w14:paraId="7D6C95D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25" w:author="chapristi孫悟空" w:date="2024-04-25T14:43:00Z"/>
          <w:lang w:val="en-US"/>
        </w:rPr>
      </w:pPr>
      <w:ins w:id="426" w:author="chapristi孫悟空" w:date="2024-04-25T14:43:00Z">
        <w:r w:rsidRPr="00EE174F">
          <w:rPr>
            <w:lang w:val="en-US"/>
          </w:rPr>
          <w:t xml:space="preserve">    Image </w:t>
        </w:r>
        <w:proofErr w:type="spellStart"/>
        <w:proofErr w:type="gramStart"/>
        <w:r w:rsidRPr="00EE174F">
          <w:rPr>
            <w:lang w:val="en-US"/>
          </w:rPr>
          <w:t>img</w:t>
        </w:r>
        <w:proofErr w:type="spellEnd"/>
        <w:proofErr w:type="gramEnd"/>
        <w:r w:rsidRPr="00EE174F">
          <w:rPr>
            <w:lang w:val="en-US"/>
          </w:rPr>
          <w:t xml:space="preserve"> = new Image(</w:t>
        </w:r>
        <w:proofErr w:type="spellStart"/>
        <w:proofErr w:type="gramStart"/>
        <w:r w:rsidRPr="00EE174F">
          <w:rPr>
            <w:lang w:val="en-US"/>
          </w:rPr>
          <w:t>this.getClass</w:t>
        </w:r>
        <w:proofErr w:type="spellEnd"/>
        <w:proofErr w:type="gram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</w:t>
        </w:r>
        <w:proofErr w:type="spellStart"/>
        <w:r w:rsidRPr="00EE174F">
          <w:rPr>
            <w:lang w:val="en-US"/>
          </w:rPr>
          <w:t>getResource</w:t>
        </w:r>
        <w:proofErr w:type="spellEnd"/>
        <w:proofErr w:type="gramEnd"/>
        <w:r w:rsidRPr="00EE174F">
          <w:rPr>
            <w:lang w:val="en-US"/>
          </w:rPr>
          <w:t>("tazz.png"</w:t>
        </w:r>
        <w:proofErr w:type="gramStart"/>
        <w:r w:rsidRPr="00EE174F">
          <w:rPr>
            <w:lang w:val="en-US"/>
          </w:rPr>
          <w:t>).</w:t>
        </w:r>
        <w:proofErr w:type="spellStart"/>
        <w:r w:rsidRPr="00EE174F">
          <w:rPr>
            <w:lang w:val="en-US"/>
          </w:rPr>
          <w:t>toString</w:t>
        </w:r>
        <w:proofErr w:type="spellEnd"/>
        <w:proofErr w:type="gramEnd"/>
        <w:r w:rsidRPr="00EE174F">
          <w:rPr>
            <w:lang w:val="en-US"/>
          </w:rPr>
          <w:t>(), 140, 140, true, false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49BE202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27" w:author="chapristi孫悟空" w:date="2024-04-25T14:43:00Z"/>
          <w:lang w:val="en-US"/>
        </w:rPr>
      </w:pPr>
      <w:ins w:id="428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imgV.setImage</w:t>
        </w:r>
        <w:proofErr w:type="spell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img</w:t>
        </w:r>
        <w:proofErr w:type="spellEnd"/>
        <w:proofErr w:type="gramStart"/>
        <w:r w:rsidRPr="00EE174F">
          <w:rPr>
            <w:lang w:val="en-US"/>
          </w:rPr>
          <w:t>);</w:t>
        </w:r>
        <w:proofErr w:type="gramEnd"/>
      </w:ins>
    </w:p>
    <w:p w14:paraId="1DE4E63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29" w:author="chapristi孫悟空" w:date="2024-04-25T14:43:00Z"/>
          <w:lang w:val="en-US"/>
        </w:rPr>
      </w:pPr>
      <w:ins w:id="430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imgV.setX</w:t>
        </w:r>
        <w:proofErr w:type="spellEnd"/>
        <w:r w:rsidRPr="00EE174F">
          <w:rPr>
            <w:lang w:val="en-US"/>
          </w:rPr>
          <w:t>(430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7160A89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31" w:author="chapristi孫悟空" w:date="2024-04-25T14:43:00Z"/>
          <w:lang w:val="en-US"/>
        </w:rPr>
      </w:pPr>
      <w:ins w:id="432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imgV.setY</w:t>
        </w:r>
        <w:proofErr w:type="spellEnd"/>
        <w:r w:rsidRPr="00EE174F">
          <w:rPr>
            <w:lang w:val="en-US"/>
          </w:rPr>
          <w:t>(10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2430962E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33" w:author="chapristi孫悟空" w:date="2024-04-25T14:43:00Z"/>
          <w:lang w:val="en-US"/>
        </w:rPr>
      </w:pPr>
    </w:p>
    <w:p w14:paraId="76FE16C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34" w:author="chapristi孫悟空" w:date="2024-04-25T14:43:00Z"/>
          <w:lang w:val="en-US"/>
        </w:rPr>
      </w:pPr>
      <w:ins w:id="435" w:author="chapristi孫悟空" w:date="2024-04-25T14:43:00Z">
        <w:r w:rsidRPr="00EE174F">
          <w:rPr>
            <w:lang w:val="en-US"/>
          </w:rPr>
          <w:lastRenderedPageBreak/>
          <w:t xml:space="preserve">    </w:t>
        </w:r>
        <w:proofErr w:type="spellStart"/>
        <w:r w:rsidRPr="00EE174F">
          <w:rPr>
            <w:lang w:val="en-US"/>
          </w:rPr>
          <w:t>zoneDessin.getChildren</w:t>
        </w:r>
        <w:proofErr w:type="spell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</w:t>
        </w:r>
        <w:proofErr w:type="spellStart"/>
        <w:r w:rsidRPr="00EE174F">
          <w:rPr>
            <w:lang w:val="en-US"/>
          </w:rPr>
          <w:t>addAll</w:t>
        </w:r>
        <w:proofErr w:type="spellEnd"/>
        <w:proofErr w:type="gram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rect</w:t>
        </w:r>
        <w:proofErr w:type="spellEnd"/>
        <w:r w:rsidRPr="00EE174F">
          <w:rPr>
            <w:lang w:val="en-US"/>
          </w:rPr>
          <w:t xml:space="preserve">, </w:t>
        </w:r>
        <w:proofErr w:type="spellStart"/>
        <w:r w:rsidRPr="00EE174F">
          <w:rPr>
            <w:lang w:val="en-US"/>
          </w:rPr>
          <w:t>textes</w:t>
        </w:r>
        <w:proofErr w:type="spellEnd"/>
        <w:r w:rsidRPr="00EE174F">
          <w:rPr>
            <w:lang w:val="en-US"/>
          </w:rPr>
          <w:t xml:space="preserve">, </w:t>
        </w:r>
        <w:proofErr w:type="spellStart"/>
        <w:proofErr w:type="gramStart"/>
        <w:r w:rsidRPr="00EE174F">
          <w:rPr>
            <w:lang w:val="en-US"/>
          </w:rPr>
          <w:t>this.txtEmail</w:t>
        </w:r>
        <w:proofErr w:type="spellEnd"/>
        <w:proofErr w:type="gramEnd"/>
        <w:r w:rsidRPr="00EE174F">
          <w:rPr>
            <w:lang w:val="en-US"/>
          </w:rPr>
          <w:t xml:space="preserve">, </w:t>
        </w:r>
        <w:proofErr w:type="spellStart"/>
        <w:r w:rsidRPr="00EE174F">
          <w:rPr>
            <w:lang w:val="en-US"/>
          </w:rPr>
          <w:t>imgV</w:t>
        </w:r>
        <w:proofErr w:type="spellEnd"/>
        <w:proofErr w:type="gramStart"/>
        <w:r w:rsidRPr="00EE174F">
          <w:rPr>
            <w:lang w:val="en-US"/>
          </w:rPr>
          <w:t>);</w:t>
        </w:r>
        <w:proofErr w:type="gramEnd"/>
      </w:ins>
    </w:p>
    <w:p w14:paraId="0CBD001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36" w:author="chapristi孫悟空" w:date="2024-04-25T14:43:00Z"/>
          <w:lang w:val="en-US"/>
        </w:rPr>
      </w:pPr>
      <w:ins w:id="437" w:author="chapristi孫悟空" w:date="2024-04-25T14:43:00Z">
        <w:r w:rsidRPr="00EE174F">
          <w:rPr>
            <w:lang w:val="en-US"/>
          </w:rPr>
          <w:t xml:space="preserve">   </w:t>
        </w:r>
      </w:ins>
    </w:p>
    <w:p w14:paraId="49B8B7D6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38" w:author="chapristi孫悟空" w:date="2024-04-25T14:43:00Z"/>
          <w:lang w:val="en-US"/>
        </w:rPr>
      </w:pPr>
      <w:ins w:id="439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zoneDessin.setVisible</w:t>
        </w:r>
        <w:proofErr w:type="spellEnd"/>
        <w:r w:rsidRPr="00EE174F">
          <w:rPr>
            <w:lang w:val="en-US"/>
          </w:rPr>
          <w:t>(false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4E716BE7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40" w:author="chapristi孫悟空" w:date="2024-04-25T14:43:00Z"/>
          <w:lang w:val="en-US"/>
        </w:rPr>
      </w:pPr>
    </w:p>
    <w:p w14:paraId="70454A9E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41" w:author="chapristi孫悟空" w:date="2024-04-25T14:43:00Z"/>
          <w:lang w:val="en-US"/>
        </w:rPr>
      </w:pPr>
      <w:ins w:id="442" w:author="chapristi孫悟空" w:date="2024-04-25T14:43:00Z">
        <w:r w:rsidRPr="00EE174F">
          <w:rPr>
            <w:lang w:val="en-US"/>
          </w:rPr>
          <w:t xml:space="preserve">    return </w:t>
        </w:r>
        <w:proofErr w:type="spellStart"/>
        <w:proofErr w:type="gramStart"/>
        <w:r w:rsidRPr="00EE174F">
          <w:rPr>
            <w:lang w:val="en-US"/>
          </w:rPr>
          <w:t>zoneDessin</w:t>
        </w:r>
        <w:proofErr w:type="spellEnd"/>
        <w:r w:rsidRPr="00EE174F">
          <w:rPr>
            <w:lang w:val="en-US"/>
          </w:rPr>
          <w:t>;</w:t>
        </w:r>
        <w:proofErr w:type="gramEnd"/>
      </w:ins>
    </w:p>
    <w:p w14:paraId="2D4C771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43" w:author="chapristi孫悟空" w:date="2024-04-25T14:43:00Z"/>
          <w:lang w:val="en-US"/>
        </w:rPr>
      </w:pPr>
      <w:ins w:id="444" w:author="chapristi孫悟空" w:date="2024-04-25T14:43:00Z">
        <w:r w:rsidRPr="00EE174F">
          <w:rPr>
            <w:lang w:val="en-US"/>
          </w:rPr>
          <w:t xml:space="preserve">  }</w:t>
        </w:r>
      </w:ins>
    </w:p>
    <w:p w14:paraId="6981E2E8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45" w:author="chapristi孫悟空" w:date="2024-04-25T14:43:00Z"/>
          <w:lang w:val="en-US"/>
        </w:rPr>
      </w:pPr>
    </w:p>
    <w:p w14:paraId="36EABC8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46" w:author="chapristi孫悟空" w:date="2024-04-25T14:43:00Z"/>
          <w:lang w:val="en-US"/>
        </w:rPr>
      </w:pPr>
      <w:ins w:id="447" w:author="chapristi孫悟空" w:date="2024-04-25T14:43:00Z">
        <w:r w:rsidRPr="00EE174F">
          <w:rPr>
            <w:lang w:val="en-US"/>
          </w:rPr>
          <w:t xml:space="preserve">  private </w:t>
        </w:r>
        <w:proofErr w:type="spellStart"/>
        <w:r w:rsidRPr="00EE174F">
          <w:rPr>
            <w:lang w:val="en-US"/>
          </w:rPr>
          <w:t>GridPane</w:t>
        </w:r>
        <w:proofErr w:type="spellEnd"/>
        <w:r w:rsidRPr="00EE174F">
          <w:rPr>
            <w:lang w:val="en-US"/>
          </w:rPr>
          <w:t xml:space="preserve"> </w:t>
        </w:r>
        <w:proofErr w:type="spellStart"/>
        <w:r w:rsidRPr="00EE174F">
          <w:rPr>
            <w:lang w:val="en-US"/>
          </w:rPr>
          <w:t>créerFormulaire</w:t>
        </w:r>
        <w:proofErr w:type="spellEnd"/>
        <w:r w:rsidRPr="00EE174F">
          <w:rPr>
            <w:lang w:val="en-US"/>
          </w:rPr>
          <w:t xml:space="preserve"> () {</w:t>
        </w:r>
      </w:ins>
    </w:p>
    <w:p w14:paraId="664FE74D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48" w:author="chapristi孫悟空" w:date="2024-04-25T14:43:00Z"/>
          <w:lang w:val="en-US"/>
        </w:rPr>
      </w:pPr>
      <w:ins w:id="449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GridPane</w:t>
        </w:r>
        <w:proofErr w:type="spellEnd"/>
        <w:r w:rsidRPr="00EE174F">
          <w:rPr>
            <w:lang w:val="en-US"/>
          </w:rPr>
          <w:t xml:space="preserve"> form = new </w:t>
        </w:r>
        <w:proofErr w:type="spellStart"/>
        <w:proofErr w:type="gramStart"/>
        <w:r w:rsidRPr="00EE174F">
          <w:rPr>
            <w:lang w:val="en-US"/>
          </w:rPr>
          <w:t>GridPane</w:t>
        </w:r>
        <w:proofErr w:type="spellEnd"/>
        <w:r w:rsidRPr="00EE174F">
          <w:rPr>
            <w:lang w:val="en-US"/>
          </w:rPr>
          <w:t>();</w:t>
        </w:r>
        <w:proofErr w:type="gramEnd"/>
      </w:ins>
    </w:p>
    <w:p w14:paraId="226967C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50" w:author="chapristi孫悟空" w:date="2024-04-25T14:43:00Z"/>
          <w:lang w:val="en-US"/>
        </w:rPr>
      </w:pPr>
      <w:ins w:id="451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form.setHgap</w:t>
        </w:r>
        <w:proofErr w:type="spellEnd"/>
        <w:proofErr w:type="gramEnd"/>
        <w:r w:rsidRPr="00EE174F">
          <w:rPr>
            <w:lang w:val="en-US"/>
          </w:rPr>
          <w:t>(20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40BE882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52" w:author="chapristi孫悟空" w:date="2024-04-25T14:43:00Z"/>
          <w:lang w:val="en-US"/>
        </w:rPr>
      </w:pPr>
      <w:ins w:id="453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form.setVgap</w:t>
        </w:r>
        <w:proofErr w:type="spellEnd"/>
        <w:proofErr w:type="gramEnd"/>
        <w:r w:rsidRPr="00EE174F">
          <w:rPr>
            <w:lang w:val="en-US"/>
          </w:rPr>
          <w:t>(10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687ABBC6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54" w:author="chapristi孫悟空" w:date="2024-04-25T14:43:00Z"/>
          <w:lang w:val="en-US"/>
        </w:rPr>
      </w:pPr>
      <w:ins w:id="455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form.setAlignment</w:t>
        </w:r>
        <w:proofErr w:type="spellEnd"/>
        <w:proofErr w:type="gram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Pos.CENTER</w:t>
        </w:r>
        <w:proofErr w:type="spellEnd"/>
        <w:proofErr w:type="gramStart"/>
        <w:r w:rsidRPr="00EE174F">
          <w:rPr>
            <w:lang w:val="en-US"/>
          </w:rPr>
          <w:t>);</w:t>
        </w:r>
        <w:proofErr w:type="gramEnd"/>
      </w:ins>
    </w:p>
    <w:p w14:paraId="4782992F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56" w:author="chapristi孫悟空" w:date="2024-04-25T14:43:00Z"/>
          <w:lang w:val="en-US"/>
        </w:rPr>
      </w:pPr>
    </w:p>
    <w:p w14:paraId="783B7C62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57" w:author="chapristi孫悟空" w:date="2024-04-25T14:43:00Z"/>
          <w:lang w:val="en-US"/>
        </w:rPr>
      </w:pPr>
      <w:ins w:id="458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form.add</w:t>
        </w:r>
        <w:proofErr w:type="spell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this.lblNom</w:t>
        </w:r>
        <w:proofErr w:type="spellEnd"/>
        <w:proofErr w:type="gramEnd"/>
        <w:r w:rsidRPr="00EE174F">
          <w:rPr>
            <w:lang w:val="en-US"/>
          </w:rPr>
          <w:t>, 0, 0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1D1FB36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59" w:author="chapristi孫悟空" w:date="2024-04-25T14:43:00Z"/>
          <w:lang w:val="en-US"/>
        </w:rPr>
      </w:pPr>
      <w:ins w:id="460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form.add</w:t>
        </w:r>
        <w:proofErr w:type="spell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this.tfdSaisieNom</w:t>
        </w:r>
        <w:proofErr w:type="spellEnd"/>
        <w:proofErr w:type="gramEnd"/>
        <w:r w:rsidRPr="00EE174F">
          <w:rPr>
            <w:lang w:val="en-US"/>
          </w:rPr>
          <w:t>, 1, 0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6432AE11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61" w:author="chapristi孫悟空" w:date="2024-04-25T14:43:00Z"/>
          <w:lang w:val="en-US"/>
        </w:rPr>
      </w:pPr>
    </w:p>
    <w:p w14:paraId="074CA3B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62" w:author="chapristi孫悟空" w:date="2024-04-25T14:43:00Z"/>
          <w:lang w:val="en-US"/>
        </w:rPr>
      </w:pPr>
      <w:ins w:id="463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form.add</w:t>
        </w:r>
        <w:proofErr w:type="spell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this.lblPrenom</w:t>
        </w:r>
        <w:proofErr w:type="spellEnd"/>
        <w:proofErr w:type="gramEnd"/>
        <w:r w:rsidRPr="00EE174F">
          <w:rPr>
            <w:lang w:val="en-US"/>
          </w:rPr>
          <w:t>, 0, 1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223229CE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64" w:author="chapristi孫悟空" w:date="2024-04-25T14:43:00Z"/>
          <w:lang w:val="en-US"/>
        </w:rPr>
      </w:pPr>
      <w:ins w:id="465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form.add</w:t>
        </w:r>
        <w:proofErr w:type="spell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this.tfdSaisiePrenom</w:t>
        </w:r>
        <w:proofErr w:type="spellEnd"/>
        <w:proofErr w:type="gramEnd"/>
        <w:r w:rsidRPr="00EE174F">
          <w:rPr>
            <w:lang w:val="en-US"/>
          </w:rPr>
          <w:t>, 1, 1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797A9AC0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66" w:author="chapristi孫悟空" w:date="2024-04-25T14:43:00Z"/>
          <w:lang w:val="en-US"/>
        </w:rPr>
      </w:pPr>
      <w:ins w:id="467" w:author="chapristi孫悟空" w:date="2024-04-25T14:43:00Z">
        <w:r w:rsidRPr="00EE174F">
          <w:rPr>
            <w:lang w:val="en-US"/>
          </w:rPr>
          <w:t xml:space="preserve">   </w:t>
        </w:r>
      </w:ins>
    </w:p>
    <w:p w14:paraId="6F8FAC90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68" w:author="chapristi孫悟空" w:date="2024-04-25T14:43:00Z"/>
          <w:lang w:val="en-US"/>
        </w:rPr>
      </w:pPr>
      <w:ins w:id="469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form.add</w:t>
        </w:r>
        <w:proofErr w:type="spell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this.lblEmail</w:t>
        </w:r>
        <w:proofErr w:type="spellEnd"/>
        <w:proofErr w:type="gramEnd"/>
        <w:r w:rsidRPr="00EE174F">
          <w:rPr>
            <w:lang w:val="en-US"/>
          </w:rPr>
          <w:t>, 0, 2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75DBF10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70" w:author="chapristi孫悟空" w:date="2024-04-25T14:43:00Z"/>
          <w:lang w:val="en-US"/>
        </w:rPr>
      </w:pPr>
      <w:ins w:id="471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form.add</w:t>
        </w:r>
        <w:proofErr w:type="spell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this.tfdSaisieEmail</w:t>
        </w:r>
        <w:proofErr w:type="spellEnd"/>
        <w:proofErr w:type="gramEnd"/>
        <w:r w:rsidRPr="00EE174F">
          <w:rPr>
            <w:lang w:val="en-US"/>
          </w:rPr>
          <w:t>, 1, 2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11BB2005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72" w:author="chapristi孫悟空" w:date="2024-04-25T14:43:00Z"/>
          <w:lang w:val="en-US"/>
        </w:rPr>
      </w:pPr>
    </w:p>
    <w:p w14:paraId="52C81E61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73" w:author="chapristi孫悟空" w:date="2024-04-25T14:43:00Z"/>
          <w:lang w:val="en-US"/>
        </w:rPr>
      </w:pPr>
      <w:ins w:id="474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form.add</w:t>
        </w:r>
        <w:proofErr w:type="spell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this.lblNomPhoto</w:t>
        </w:r>
        <w:proofErr w:type="spellEnd"/>
        <w:proofErr w:type="gramEnd"/>
        <w:r w:rsidRPr="00EE174F">
          <w:rPr>
            <w:lang w:val="en-US"/>
          </w:rPr>
          <w:t>, 0, 3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624262C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75" w:author="chapristi孫悟空" w:date="2024-04-25T14:43:00Z"/>
          <w:lang w:val="en-US"/>
        </w:rPr>
      </w:pPr>
      <w:ins w:id="476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form.add</w:t>
        </w:r>
        <w:proofErr w:type="spell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this.lblCheminPhoto</w:t>
        </w:r>
        <w:proofErr w:type="spellEnd"/>
        <w:proofErr w:type="gramEnd"/>
        <w:r w:rsidRPr="00EE174F">
          <w:rPr>
            <w:lang w:val="en-US"/>
          </w:rPr>
          <w:t>, 1, 3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27D44995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77" w:author="chapristi孫悟空" w:date="2024-04-25T14:43:00Z"/>
          <w:lang w:val="en-US"/>
        </w:rPr>
      </w:pPr>
    </w:p>
    <w:p w14:paraId="1617921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78" w:author="chapristi孫悟空" w:date="2024-04-25T14:43:00Z"/>
          <w:lang w:val="en-US"/>
        </w:rPr>
      </w:pPr>
      <w:ins w:id="479" w:author="chapristi孫悟空" w:date="2024-04-25T14:43:00Z">
        <w:r w:rsidRPr="00EE174F">
          <w:rPr>
            <w:lang w:val="en-US"/>
          </w:rPr>
          <w:t xml:space="preserve">    return </w:t>
        </w:r>
        <w:proofErr w:type="gramStart"/>
        <w:r w:rsidRPr="00EE174F">
          <w:rPr>
            <w:lang w:val="en-US"/>
          </w:rPr>
          <w:t>form;</w:t>
        </w:r>
        <w:proofErr w:type="gramEnd"/>
      </w:ins>
    </w:p>
    <w:p w14:paraId="214BBE8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80" w:author="chapristi孫悟空" w:date="2024-04-25T14:43:00Z"/>
          <w:lang w:val="en-US"/>
        </w:rPr>
      </w:pPr>
      <w:ins w:id="481" w:author="chapristi孫悟空" w:date="2024-04-25T14:43:00Z">
        <w:r w:rsidRPr="00EE174F">
          <w:rPr>
            <w:lang w:val="en-US"/>
          </w:rPr>
          <w:t xml:space="preserve">  }</w:t>
        </w:r>
      </w:ins>
    </w:p>
    <w:p w14:paraId="71D9939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82" w:author="chapristi孫悟空" w:date="2024-04-25T14:43:00Z"/>
          <w:lang w:val="en-US"/>
        </w:rPr>
      </w:pPr>
      <w:ins w:id="483" w:author="chapristi孫悟空" w:date="2024-04-25T14:43:00Z">
        <w:r w:rsidRPr="00EE174F">
          <w:rPr>
            <w:lang w:val="en-US"/>
          </w:rPr>
          <w:t xml:space="preserve"> </w:t>
        </w:r>
      </w:ins>
    </w:p>
    <w:p w14:paraId="42FFF16E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84" w:author="chapristi孫悟空" w:date="2024-04-25T14:43:00Z"/>
          <w:lang w:val="en-US"/>
        </w:rPr>
      </w:pPr>
      <w:ins w:id="485" w:author="chapristi孫悟空" w:date="2024-04-25T14:43:00Z">
        <w:r w:rsidRPr="00EE174F">
          <w:rPr>
            <w:lang w:val="en-US"/>
          </w:rPr>
          <w:t xml:space="preserve">  public static void main (</w:t>
        </w:r>
        <w:proofErr w:type="gramStart"/>
        <w:r w:rsidRPr="00EE174F">
          <w:rPr>
            <w:lang w:val="en-US"/>
          </w:rPr>
          <w:t>String[</w:t>
        </w:r>
        <w:proofErr w:type="gramEnd"/>
        <w:r w:rsidRPr="00EE174F">
          <w:rPr>
            <w:lang w:val="en-US"/>
          </w:rPr>
          <w:t xml:space="preserve">] </w:t>
        </w:r>
        <w:proofErr w:type="spellStart"/>
        <w:proofErr w:type="gramStart"/>
        <w:r w:rsidRPr="00EE174F">
          <w:rPr>
            <w:lang w:val="en-US"/>
          </w:rPr>
          <w:t>args</w:t>
        </w:r>
        <w:proofErr w:type="spellEnd"/>
        <w:r w:rsidRPr="00EE174F">
          <w:rPr>
            <w:lang w:val="en-US"/>
          </w:rPr>
          <w:t>) {</w:t>
        </w:r>
        <w:proofErr w:type="gramEnd"/>
      </w:ins>
    </w:p>
    <w:p w14:paraId="6FDDE040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86" w:author="chapristi孫悟空" w:date="2024-04-25T14:43:00Z"/>
          <w:lang w:val="en-US"/>
        </w:rPr>
      </w:pPr>
      <w:ins w:id="487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Application.launch</w:t>
        </w:r>
        <w:proofErr w:type="spell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args</w:t>
        </w:r>
        <w:proofErr w:type="spellEnd"/>
        <w:proofErr w:type="gramStart"/>
        <w:r w:rsidRPr="00EE174F">
          <w:rPr>
            <w:lang w:val="en-US"/>
          </w:rPr>
          <w:t>);</w:t>
        </w:r>
        <w:proofErr w:type="gramEnd"/>
      </w:ins>
    </w:p>
    <w:p w14:paraId="2DF0E88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88" w:author="chapristi孫悟空" w:date="2024-04-25T14:43:00Z"/>
          <w:lang w:val="en-US"/>
        </w:rPr>
      </w:pPr>
      <w:ins w:id="489" w:author="chapristi孫悟空" w:date="2024-04-25T14:43:00Z">
        <w:r w:rsidRPr="00EE174F">
          <w:rPr>
            <w:lang w:val="en-US"/>
          </w:rPr>
          <w:t xml:space="preserve">  }</w:t>
        </w:r>
      </w:ins>
    </w:p>
    <w:p w14:paraId="0E15E88D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90" w:author="chapristi孫悟空" w:date="2024-04-25T14:43:00Z"/>
          <w:lang w:val="en-US"/>
        </w:rPr>
      </w:pPr>
    </w:p>
    <w:p w14:paraId="79872AB5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91" w:author="chapristi孫悟空" w:date="2024-04-25T14:43:00Z"/>
          <w:lang w:val="en-US"/>
        </w:rPr>
      </w:pPr>
      <w:ins w:id="492" w:author="chapristi孫悟空" w:date="2024-04-25T14:43:00Z">
        <w:r w:rsidRPr="00EE174F">
          <w:rPr>
            <w:lang w:val="en-US"/>
          </w:rPr>
          <w:t xml:space="preserve">  </w:t>
        </w:r>
        <w:proofErr w:type="gramStart"/>
        <w:r w:rsidRPr="00EE174F">
          <w:rPr>
            <w:lang w:val="en-US"/>
          </w:rPr>
          <w:t>@Override</w:t>
        </w:r>
        <w:proofErr w:type="gramEnd"/>
      </w:ins>
    </w:p>
    <w:p w14:paraId="517E588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93" w:author="chapristi孫悟空" w:date="2024-04-25T14:43:00Z"/>
          <w:lang w:val="en-US"/>
        </w:rPr>
      </w:pPr>
      <w:ins w:id="494" w:author="chapristi孫悟空" w:date="2024-04-25T14:43:00Z">
        <w:r w:rsidRPr="00EE174F">
          <w:rPr>
            <w:lang w:val="en-US"/>
          </w:rPr>
          <w:t xml:space="preserve">  public void </w:t>
        </w:r>
        <w:proofErr w:type="gramStart"/>
        <w:r w:rsidRPr="00EE174F">
          <w:rPr>
            <w:lang w:val="en-US"/>
          </w:rPr>
          <w:t>handle(</w:t>
        </w:r>
        <w:proofErr w:type="spellStart"/>
        <w:proofErr w:type="gramEnd"/>
        <w:r w:rsidRPr="00EE174F">
          <w:rPr>
            <w:lang w:val="en-US"/>
          </w:rPr>
          <w:t>MouseEvent</w:t>
        </w:r>
        <w:proofErr w:type="spellEnd"/>
        <w:r w:rsidRPr="00EE174F">
          <w:rPr>
            <w:lang w:val="en-US"/>
          </w:rPr>
          <w:t xml:space="preserve"> </w:t>
        </w:r>
        <w:proofErr w:type="gramStart"/>
        <w:r w:rsidRPr="00EE174F">
          <w:rPr>
            <w:lang w:val="en-US"/>
          </w:rPr>
          <w:t>event) {</w:t>
        </w:r>
        <w:proofErr w:type="gramEnd"/>
      </w:ins>
    </w:p>
    <w:p w14:paraId="7716960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95" w:author="chapristi孫悟空" w:date="2024-04-25T14:43:00Z"/>
          <w:lang w:val="en-US"/>
        </w:rPr>
      </w:pPr>
      <w:ins w:id="496" w:author="chapristi孫悟空" w:date="2024-04-25T14:43:00Z">
        <w:r w:rsidRPr="00EE174F">
          <w:rPr>
            <w:lang w:val="en-US"/>
          </w:rPr>
          <w:t xml:space="preserve">    if (</w:t>
        </w:r>
        <w:proofErr w:type="spellStart"/>
        <w:proofErr w:type="gramStart"/>
        <w:r w:rsidRPr="00EE174F">
          <w:rPr>
            <w:lang w:val="en-US"/>
          </w:rPr>
          <w:t>event.getSource</w:t>
        </w:r>
        <w:proofErr w:type="spellEnd"/>
        <w:proofErr w:type="gramEnd"/>
        <w:r w:rsidRPr="00EE174F">
          <w:rPr>
            <w:lang w:val="en-US"/>
          </w:rPr>
          <w:t xml:space="preserve">() == </w:t>
        </w:r>
        <w:proofErr w:type="spellStart"/>
        <w:proofErr w:type="gramStart"/>
        <w:r w:rsidRPr="00EE174F">
          <w:rPr>
            <w:lang w:val="en-US"/>
          </w:rPr>
          <w:t>this.btnCréerCarte</w:t>
        </w:r>
        <w:proofErr w:type="spellEnd"/>
        <w:proofErr w:type="gramEnd"/>
        <w:r w:rsidRPr="00EE174F">
          <w:rPr>
            <w:lang w:val="en-US"/>
          </w:rPr>
          <w:t>) {</w:t>
        </w:r>
      </w:ins>
    </w:p>
    <w:p w14:paraId="388718E3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97" w:author="chapristi孫悟空" w:date="2024-04-25T14:43:00Z"/>
          <w:lang w:val="en-US"/>
        </w:rPr>
      </w:pPr>
      <w:ins w:id="498" w:author="chapristi孫悟空" w:date="2024-04-25T14:43:00Z">
        <w:r w:rsidRPr="00EE174F">
          <w:rPr>
            <w:lang w:val="en-US"/>
          </w:rPr>
          <w:t xml:space="preserve">      if (</w:t>
        </w:r>
        <w:proofErr w:type="spellStart"/>
        <w:r w:rsidRPr="00EE174F">
          <w:rPr>
            <w:lang w:val="en-US"/>
          </w:rPr>
          <w:t>tfdSaisieNom.getText</w:t>
        </w:r>
        <w:proofErr w:type="spell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).equals</w:t>
        </w:r>
        <w:proofErr w:type="gramEnd"/>
        <w:r w:rsidRPr="00EE174F">
          <w:rPr>
            <w:lang w:val="en-US"/>
          </w:rPr>
          <w:t xml:space="preserve">("") || </w:t>
        </w:r>
        <w:proofErr w:type="spellStart"/>
        <w:r w:rsidRPr="00EE174F">
          <w:rPr>
            <w:lang w:val="en-US"/>
          </w:rPr>
          <w:t>tfdSaisiePrenom.getText</w:t>
        </w:r>
        <w:proofErr w:type="spell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).equals</w:t>
        </w:r>
        <w:proofErr w:type="gramEnd"/>
        <w:r w:rsidRPr="00EE174F">
          <w:rPr>
            <w:lang w:val="en-US"/>
          </w:rPr>
          <w:t xml:space="preserve">("") || </w:t>
        </w:r>
        <w:proofErr w:type="spellStart"/>
        <w:r w:rsidRPr="00EE174F">
          <w:rPr>
            <w:lang w:val="en-US"/>
          </w:rPr>
          <w:t>tfdSaisieEmail.getText</w:t>
        </w:r>
        <w:proofErr w:type="spell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).equals</w:t>
        </w:r>
        <w:proofErr w:type="gramEnd"/>
        <w:r w:rsidRPr="00EE174F">
          <w:rPr>
            <w:lang w:val="en-US"/>
          </w:rPr>
          <w:t>("")) {</w:t>
        </w:r>
      </w:ins>
    </w:p>
    <w:p w14:paraId="31D27DB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99" w:author="chapristi孫悟空" w:date="2024-04-25T14:43:00Z"/>
          <w:lang w:val="en-US"/>
        </w:rPr>
      </w:pPr>
      <w:ins w:id="500" w:author="chapristi孫悟空" w:date="2024-04-25T14:43:00Z">
        <w:r w:rsidRPr="00EE174F">
          <w:rPr>
            <w:lang w:val="en-US"/>
          </w:rPr>
          <w:t xml:space="preserve">        Alert dialog = new </w:t>
        </w:r>
        <w:proofErr w:type="gramStart"/>
        <w:r w:rsidRPr="00EE174F">
          <w:rPr>
            <w:lang w:val="en-US"/>
          </w:rPr>
          <w:t>Alert(</w:t>
        </w:r>
        <w:proofErr w:type="spellStart"/>
        <w:proofErr w:type="gramEnd"/>
        <w:r w:rsidRPr="00EE174F">
          <w:rPr>
            <w:lang w:val="en-US"/>
          </w:rPr>
          <w:t>AlertType.ERROR</w:t>
        </w:r>
        <w:proofErr w:type="spellEnd"/>
        <w:proofErr w:type="gramStart"/>
        <w:r w:rsidRPr="00EE174F">
          <w:rPr>
            <w:lang w:val="en-US"/>
          </w:rPr>
          <w:t>);</w:t>
        </w:r>
        <w:proofErr w:type="gramEnd"/>
      </w:ins>
    </w:p>
    <w:p w14:paraId="732E2A6D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01" w:author="chapristi孫悟空" w:date="2024-04-25T14:43:00Z"/>
        </w:rPr>
      </w:pPr>
      <w:ins w:id="502" w:author="chapristi孫悟空" w:date="2024-04-25T14:43:00Z">
        <w:r w:rsidRPr="00EE174F">
          <w:rPr>
            <w:lang w:val="en-US"/>
          </w:rPr>
          <w:t xml:space="preserve">        </w:t>
        </w:r>
        <w:proofErr w:type="spellStart"/>
        <w:proofErr w:type="gramStart"/>
        <w:r>
          <w:t>dialog.setTitle</w:t>
        </w:r>
        <w:proofErr w:type="spellEnd"/>
        <w:proofErr w:type="gramEnd"/>
        <w:r>
          <w:t>("Erreur de saisie"</w:t>
        </w:r>
        <w:proofErr w:type="gramStart"/>
        <w:r>
          <w:t>);</w:t>
        </w:r>
        <w:proofErr w:type="gramEnd"/>
      </w:ins>
    </w:p>
    <w:p w14:paraId="4D1E79F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03" w:author="chapristi孫悟空" w:date="2024-04-25T14:43:00Z"/>
          <w:lang w:val="en-US"/>
        </w:rPr>
      </w:pPr>
      <w:ins w:id="504" w:author="chapristi孫悟空" w:date="2024-04-25T14:43:00Z">
        <w:r>
          <w:t xml:space="preserve">        </w:t>
        </w:r>
        <w:r w:rsidRPr="00EE174F">
          <w:rPr>
            <w:lang w:val="en-US"/>
          </w:rPr>
          <w:t>// remove error title</w:t>
        </w:r>
      </w:ins>
    </w:p>
    <w:p w14:paraId="253A58B1" w14:textId="77777777" w:rsidR="00E879D8" w:rsidRPr="00A10AF7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05" w:author="chapristi孫悟空" w:date="2024-04-25T14:43:00Z"/>
          <w:lang w:val="fr-FR"/>
        </w:rPr>
      </w:pPr>
      <w:ins w:id="506" w:author="chapristi孫悟空" w:date="2024-04-25T14:43:00Z">
        <w:r w:rsidRPr="00EE174F">
          <w:rPr>
            <w:lang w:val="en-US"/>
          </w:rPr>
          <w:t xml:space="preserve">        </w:t>
        </w:r>
        <w:proofErr w:type="spellStart"/>
        <w:proofErr w:type="gramStart"/>
        <w:r w:rsidRPr="00A10AF7">
          <w:rPr>
            <w:lang w:val="fr-FR"/>
          </w:rPr>
          <w:t>dialog.setHeaderText</w:t>
        </w:r>
        <w:proofErr w:type="spellEnd"/>
        <w:proofErr w:type="gramEnd"/>
        <w:r w:rsidRPr="00A10AF7">
          <w:rPr>
            <w:lang w:val="fr-FR"/>
          </w:rPr>
          <w:t>(</w:t>
        </w:r>
        <w:proofErr w:type="spellStart"/>
        <w:r w:rsidRPr="00A10AF7">
          <w:rPr>
            <w:lang w:val="fr-FR"/>
          </w:rPr>
          <w:t>null</w:t>
        </w:r>
        <w:proofErr w:type="spellEnd"/>
        <w:proofErr w:type="gramStart"/>
        <w:r w:rsidRPr="00A10AF7">
          <w:rPr>
            <w:lang w:val="fr-FR"/>
          </w:rPr>
          <w:t>);</w:t>
        </w:r>
        <w:proofErr w:type="gramEnd"/>
      </w:ins>
    </w:p>
    <w:p w14:paraId="4A695538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07" w:author="chapristi孫悟空" w:date="2024-04-25T14:43:00Z"/>
        </w:rPr>
      </w:pPr>
      <w:ins w:id="508" w:author="chapristi孫悟空" w:date="2024-04-25T14:43:00Z">
        <w:r w:rsidRPr="00A10AF7">
          <w:rPr>
            <w:lang w:val="fr-FR"/>
          </w:rPr>
          <w:lastRenderedPageBreak/>
          <w:t xml:space="preserve">        </w:t>
        </w:r>
        <w:proofErr w:type="spellStart"/>
        <w:proofErr w:type="gramStart"/>
        <w:r>
          <w:t>dialog.setContentText</w:t>
        </w:r>
        <w:proofErr w:type="spellEnd"/>
        <w:proofErr w:type="gramEnd"/>
        <w:r>
          <w:t>("Votre saisie est vide, voulez-vous ?"</w:t>
        </w:r>
        <w:proofErr w:type="gramStart"/>
        <w:r>
          <w:t>);</w:t>
        </w:r>
        <w:proofErr w:type="gramEnd"/>
      </w:ins>
    </w:p>
    <w:p w14:paraId="45F713CB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09" w:author="chapristi孫悟空" w:date="2024-04-25T14:43:00Z"/>
        </w:rPr>
      </w:pPr>
    </w:p>
    <w:p w14:paraId="32BF336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10" w:author="chapristi孫悟空" w:date="2024-04-25T14:43:00Z"/>
          <w:lang w:val="en-US"/>
        </w:rPr>
      </w:pPr>
      <w:ins w:id="511" w:author="chapristi孫悟空" w:date="2024-04-25T14:43:00Z">
        <w:r>
          <w:t xml:space="preserve">        </w:t>
        </w:r>
        <w:proofErr w:type="spellStart"/>
        <w:r w:rsidRPr="00EE174F">
          <w:rPr>
            <w:lang w:val="en-US"/>
          </w:rPr>
          <w:t>ButtonType</w:t>
        </w:r>
        <w:proofErr w:type="spellEnd"/>
        <w:r w:rsidRPr="00EE174F">
          <w:rPr>
            <w:lang w:val="en-US"/>
          </w:rPr>
          <w:t xml:space="preserve"> btnType1 = new </w:t>
        </w:r>
        <w:proofErr w:type="spellStart"/>
        <w:r w:rsidRPr="00EE174F">
          <w:rPr>
            <w:lang w:val="en-US"/>
          </w:rPr>
          <w:t>ButtonType</w:t>
        </w:r>
        <w:proofErr w:type="spellEnd"/>
        <w:r w:rsidRPr="00EE174F">
          <w:rPr>
            <w:lang w:val="en-US"/>
          </w:rPr>
          <w:t>("Quitter"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6C23DC65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12" w:author="chapristi孫悟空" w:date="2024-04-25T14:43:00Z"/>
        </w:rPr>
      </w:pPr>
      <w:ins w:id="513" w:author="chapristi孫悟空" w:date="2024-04-25T14:43:00Z">
        <w:r w:rsidRPr="00EE174F">
          <w:rPr>
            <w:lang w:val="en-US"/>
          </w:rPr>
          <w:t xml:space="preserve">        </w:t>
        </w:r>
        <w:proofErr w:type="spellStart"/>
        <w:r>
          <w:t>ButtonType</w:t>
        </w:r>
        <w:proofErr w:type="spellEnd"/>
        <w:r>
          <w:t xml:space="preserve"> btnType2 = new </w:t>
        </w:r>
        <w:proofErr w:type="spellStart"/>
        <w:proofErr w:type="gramStart"/>
        <w:r>
          <w:t>ButtonType</w:t>
        </w:r>
        <w:proofErr w:type="spellEnd"/>
        <w:r>
          <w:t>(</w:t>
        </w:r>
        <w:proofErr w:type="gramEnd"/>
        <w:r>
          <w:t>"Charger un exemple par défaut"</w:t>
        </w:r>
        <w:proofErr w:type="gramStart"/>
        <w:r>
          <w:t>);</w:t>
        </w:r>
        <w:proofErr w:type="gramEnd"/>
      </w:ins>
    </w:p>
    <w:p w14:paraId="36CAF0B3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14" w:author="chapristi孫悟空" w:date="2024-04-25T14:43:00Z"/>
        </w:rPr>
      </w:pPr>
      <w:ins w:id="515" w:author="chapristi孫悟空" w:date="2024-04-25T14:43:00Z">
        <w:r>
          <w:t xml:space="preserve">        </w:t>
        </w:r>
        <w:proofErr w:type="spellStart"/>
        <w:r>
          <w:t>ButtonType</w:t>
        </w:r>
        <w:proofErr w:type="spellEnd"/>
        <w:r>
          <w:t xml:space="preserve"> btnType3 = new </w:t>
        </w:r>
        <w:proofErr w:type="spellStart"/>
        <w:proofErr w:type="gramStart"/>
        <w:r>
          <w:t>ButtonType</w:t>
        </w:r>
        <w:proofErr w:type="spellEnd"/>
        <w:r>
          <w:t>(</w:t>
        </w:r>
        <w:proofErr w:type="gramEnd"/>
        <w:r>
          <w:t>"Revenir à la saisie"</w:t>
        </w:r>
        <w:proofErr w:type="gramStart"/>
        <w:r>
          <w:t>);</w:t>
        </w:r>
        <w:proofErr w:type="gramEnd"/>
      </w:ins>
    </w:p>
    <w:p w14:paraId="2280CCFC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16" w:author="chapristi孫悟空" w:date="2024-04-25T14:43:00Z"/>
        </w:rPr>
      </w:pPr>
      <w:ins w:id="517" w:author="chapristi孫悟空" w:date="2024-04-25T14:43:00Z">
        <w:r>
          <w:t xml:space="preserve">       </w:t>
        </w:r>
      </w:ins>
    </w:p>
    <w:p w14:paraId="42449DBD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18" w:author="chapristi孫悟空" w:date="2024-04-25T14:43:00Z"/>
          <w:lang w:val="en-US"/>
        </w:rPr>
      </w:pPr>
      <w:ins w:id="519" w:author="chapristi孫悟空" w:date="2024-04-25T14:43:00Z">
        <w:r>
          <w:t xml:space="preserve">        </w:t>
        </w:r>
        <w:proofErr w:type="spellStart"/>
        <w:proofErr w:type="gramStart"/>
        <w:r w:rsidRPr="00EE174F">
          <w:rPr>
            <w:lang w:val="en-US"/>
          </w:rPr>
          <w:t>dialog.getButtonTypes</w:t>
        </w:r>
        <w:proofErr w:type="spellEnd"/>
        <w:proofErr w:type="gram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</w:t>
        </w:r>
        <w:proofErr w:type="spellStart"/>
        <w:r w:rsidRPr="00EE174F">
          <w:rPr>
            <w:lang w:val="en-US"/>
          </w:rPr>
          <w:t>setAll</w:t>
        </w:r>
        <w:proofErr w:type="spellEnd"/>
        <w:proofErr w:type="gramEnd"/>
        <w:r w:rsidRPr="00EE174F">
          <w:rPr>
            <w:lang w:val="en-US"/>
          </w:rPr>
          <w:t>(btnType1, btnType2, btnType3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5D642C5B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20" w:author="chapristi孫悟空" w:date="2024-04-25T14:43:00Z"/>
        </w:rPr>
      </w:pPr>
      <w:ins w:id="521" w:author="chapristi孫悟空" w:date="2024-04-25T14:43:00Z">
        <w:r w:rsidRPr="00EE174F">
          <w:rPr>
            <w:lang w:val="en-US"/>
          </w:rPr>
          <w:t xml:space="preserve">        </w:t>
        </w:r>
        <w:proofErr w:type="spellStart"/>
        <w:r>
          <w:t>Optional</w:t>
        </w:r>
        <w:proofErr w:type="spellEnd"/>
        <w:r>
          <w:t>&lt;</w:t>
        </w:r>
        <w:proofErr w:type="spellStart"/>
        <w:r>
          <w:t>ButtonType</w:t>
        </w:r>
        <w:proofErr w:type="spellEnd"/>
        <w:r>
          <w:t xml:space="preserve">&gt; choix = </w:t>
        </w:r>
        <w:proofErr w:type="spellStart"/>
        <w:proofErr w:type="gramStart"/>
        <w:r>
          <w:t>dialog.showAndWait</w:t>
        </w:r>
        <w:proofErr w:type="spellEnd"/>
        <w:proofErr w:type="gramEnd"/>
        <w:r>
          <w:t>(</w:t>
        </w:r>
        <w:proofErr w:type="gramStart"/>
        <w:r>
          <w:t>);</w:t>
        </w:r>
        <w:proofErr w:type="gramEnd"/>
      </w:ins>
    </w:p>
    <w:p w14:paraId="670690F3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22" w:author="chapristi孫悟空" w:date="2024-04-25T14:43:00Z"/>
          <w:lang w:val="en-US"/>
        </w:rPr>
      </w:pPr>
      <w:ins w:id="523" w:author="chapristi孫悟空" w:date="2024-04-25T14:43:00Z">
        <w:r>
          <w:t xml:space="preserve">        </w:t>
        </w:r>
        <w:r w:rsidRPr="00EE174F">
          <w:rPr>
            <w:lang w:val="en-US"/>
          </w:rPr>
          <w:t>if (</w:t>
        </w:r>
        <w:proofErr w:type="spellStart"/>
        <w:proofErr w:type="gramStart"/>
        <w:r w:rsidRPr="00EE174F">
          <w:rPr>
            <w:lang w:val="en-US"/>
          </w:rPr>
          <w:t>choix.isPresent</w:t>
        </w:r>
        <w:proofErr w:type="spellEnd"/>
        <w:proofErr w:type="gram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)) {</w:t>
        </w:r>
        <w:proofErr w:type="gramEnd"/>
      </w:ins>
    </w:p>
    <w:p w14:paraId="01F397B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24" w:author="chapristi孫悟空" w:date="2024-04-25T14:43:00Z"/>
          <w:lang w:val="en-US"/>
        </w:rPr>
      </w:pPr>
      <w:ins w:id="525" w:author="chapristi孫悟空" w:date="2024-04-25T14:43:00Z">
        <w:r w:rsidRPr="00EE174F">
          <w:rPr>
            <w:lang w:val="en-US"/>
          </w:rPr>
          <w:t xml:space="preserve">          // quitter (</w:t>
        </w:r>
        <w:proofErr w:type="spellStart"/>
        <w:r w:rsidRPr="00EE174F">
          <w:rPr>
            <w:lang w:val="en-US"/>
          </w:rPr>
          <w:t>l'application</w:t>
        </w:r>
        <w:proofErr w:type="spellEnd"/>
        <w:r w:rsidRPr="00EE174F">
          <w:rPr>
            <w:lang w:val="en-US"/>
          </w:rPr>
          <w:t>)</w:t>
        </w:r>
      </w:ins>
    </w:p>
    <w:p w14:paraId="79100E5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26" w:author="chapristi孫悟空" w:date="2024-04-25T14:43:00Z"/>
          <w:lang w:val="en-US"/>
        </w:rPr>
      </w:pPr>
      <w:ins w:id="527" w:author="chapristi孫悟空" w:date="2024-04-25T14:43:00Z">
        <w:r w:rsidRPr="00EE174F">
          <w:rPr>
            <w:lang w:val="en-US"/>
          </w:rPr>
          <w:t xml:space="preserve">          if (</w:t>
        </w:r>
        <w:proofErr w:type="spellStart"/>
        <w:proofErr w:type="gramStart"/>
        <w:r w:rsidRPr="00EE174F">
          <w:rPr>
            <w:lang w:val="en-US"/>
          </w:rPr>
          <w:t>choix.get</w:t>
        </w:r>
        <w:proofErr w:type="spellEnd"/>
        <w:r w:rsidRPr="00EE174F">
          <w:rPr>
            <w:lang w:val="en-US"/>
          </w:rPr>
          <w:t>(</w:t>
        </w:r>
        <w:proofErr w:type="gramEnd"/>
        <w:r w:rsidRPr="00EE174F">
          <w:rPr>
            <w:lang w:val="en-US"/>
          </w:rPr>
          <w:t>) == btnType1) {</w:t>
        </w:r>
      </w:ins>
    </w:p>
    <w:p w14:paraId="7803D92E" w14:textId="77777777" w:rsidR="00E879D8" w:rsidRPr="00A10AF7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28" w:author="chapristi孫悟空" w:date="2024-04-25T14:43:00Z"/>
          <w:lang w:val="en-US"/>
        </w:rPr>
      </w:pPr>
      <w:ins w:id="529" w:author="chapristi孫悟空" w:date="2024-04-25T14:43:00Z">
        <w:r w:rsidRPr="00EE174F">
          <w:rPr>
            <w:lang w:val="en-US"/>
          </w:rPr>
          <w:t xml:space="preserve">            </w:t>
        </w:r>
        <w:proofErr w:type="spellStart"/>
        <w:r w:rsidRPr="00A10AF7">
          <w:rPr>
            <w:lang w:val="en-US"/>
          </w:rPr>
          <w:t>Platform.exit</w:t>
        </w:r>
        <w:proofErr w:type="spellEnd"/>
        <w:r w:rsidRPr="00A10AF7">
          <w:rPr>
            <w:lang w:val="en-US"/>
          </w:rPr>
          <w:t>(</w:t>
        </w:r>
        <w:proofErr w:type="gramStart"/>
        <w:r w:rsidRPr="00A10AF7">
          <w:rPr>
            <w:lang w:val="en-US"/>
          </w:rPr>
          <w:t>);</w:t>
        </w:r>
        <w:proofErr w:type="gramEnd"/>
      </w:ins>
    </w:p>
    <w:p w14:paraId="46AFB0EC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30" w:author="chapristi孫悟空" w:date="2024-04-25T14:43:00Z"/>
        </w:rPr>
      </w:pPr>
      <w:ins w:id="531" w:author="chapristi孫悟空" w:date="2024-04-25T14:43:00Z">
        <w:r w:rsidRPr="00A10AF7">
          <w:rPr>
            <w:lang w:val="en-US"/>
          </w:rPr>
          <w:t xml:space="preserve">          </w:t>
        </w:r>
        <w:r>
          <w:t>}</w:t>
        </w:r>
      </w:ins>
    </w:p>
    <w:p w14:paraId="5D232746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32" w:author="chapristi孫悟空" w:date="2024-04-25T14:43:00Z"/>
        </w:rPr>
      </w:pPr>
      <w:ins w:id="533" w:author="chapristi孫悟空" w:date="2024-04-25T14:43:00Z">
        <w:r>
          <w:t xml:space="preserve">          // charger un exemple par défaut</w:t>
        </w:r>
      </w:ins>
    </w:p>
    <w:p w14:paraId="28A6849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34" w:author="chapristi孫悟空" w:date="2024-04-25T14:43:00Z"/>
          <w:lang w:val="en-US"/>
        </w:rPr>
      </w:pPr>
      <w:ins w:id="535" w:author="chapristi孫悟空" w:date="2024-04-25T14:43:00Z">
        <w:r>
          <w:t xml:space="preserve">          </w:t>
        </w:r>
        <w:r w:rsidRPr="00EE174F">
          <w:rPr>
            <w:lang w:val="en-US"/>
          </w:rPr>
          <w:t>else if (</w:t>
        </w:r>
        <w:proofErr w:type="spellStart"/>
        <w:proofErr w:type="gramStart"/>
        <w:r w:rsidRPr="00EE174F">
          <w:rPr>
            <w:lang w:val="en-US"/>
          </w:rPr>
          <w:t>choix.get</w:t>
        </w:r>
        <w:proofErr w:type="spellEnd"/>
        <w:r w:rsidRPr="00EE174F">
          <w:rPr>
            <w:lang w:val="en-US"/>
          </w:rPr>
          <w:t>(</w:t>
        </w:r>
        <w:proofErr w:type="gramEnd"/>
        <w:r w:rsidRPr="00EE174F">
          <w:rPr>
            <w:lang w:val="en-US"/>
          </w:rPr>
          <w:t>) == btnType2) {</w:t>
        </w:r>
      </w:ins>
    </w:p>
    <w:p w14:paraId="17397EBB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36" w:author="chapristi孫悟空" w:date="2024-04-25T14:43:00Z"/>
        </w:rPr>
      </w:pPr>
      <w:ins w:id="537" w:author="chapristi孫悟空" w:date="2024-04-25T14:43:00Z">
        <w:r w:rsidRPr="00EE174F">
          <w:rPr>
            <w:lang w:val="en-US"/>
          </w:rPr>
          <w:t xml:space="preserve">            </w:t>
        </w:r>
        <w:proofErr w:type="spellStart"/>
        <w:r>
          <w:t>tfdSaisieNom.setText</w:t>
        </w:r>
        <w:proofErr w:type="spellEnd"/>
        <w:r>
          <w:t>("Doe"</w:t>
        </w:r>
        <w:proofErr w:type="gramStart"/>
        <w:r>
          <w:t>);</w:t>
        </w:r>
        <w:proofErr w:type="gramEnd"/>
      </w:ins>
    </w:p>
    <w:p w14:paraId="13BF98AA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38" w:author="chapristi孫悟空" w:date="2024-04-25T14:43:00Z"/>
        </w:rPr>
      </w:pPr>
      <w:ins w:id="539" w:author="chapristi孫悟空" w:date="2024-04-25T14:43:00Z">
        <w:r>
          <w:lastRenderedPageBreak/>
          <w:t xml:space="preserve">            </w:t>
        </w:r>
        <w:proofErr w:type="spellStart"/>
        <w:r>
          <w:t>tfdSaisiePrenom.setText</w:t>
        </w:r>
        <w:proofErr w:type="spellEnd"/>
        <w:r>
          <w:t>("John"</w:t>
        </w:r>
        <w:proofErr w:type="gramStart"/>
        <w:r>
          <w:t>);</w:t>
        </w:r>
        <w:proofErr w:type="gramEnd"/>
      </w:ins>
    </w:p>
    <w:p w14:paraId="3850653C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40" w:author="chapristi孫悟空" w:date="2024-04-25T14:43:00Z"/>
        </w:rPr>
      </w:pPr>
      <w:ins w:id="541" w:author="chapristi孫悟空" w:date="2024-04-25T14:43:00Z">
        <w:r>
          <w:t xml:space="preserve">            </w:t>
        </w:r>
        <w:proofErr w:type="spellStart"/>
        <w:r>
          <w:t>tfdSaisieEmail.setText</w:t>
        </w:r>
        <w:proofErr w:type="spellEnd"/>
        <w:r>
          <w:t>("john.doe@example.com"</w:t>
        </w:r>
        <w:proofErr w:type="gramStart"/>
        <w:r>
          <w:t>);</w:t>
        </w:r>
        <w:proofErr w:type="gramEnd"/>
      </w:ins>
    </w:p>
    <w:p w14:paraId="7F488077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42" w:author="chapristi孫悟空" w:date="2024-04-25T14:43:00Z"/>
        </w:rPr>
      </w:pPr>
      <w:ins w:id="543" w:author="chapristi孫悟空" w:date="2024-04-25T14:43:00Z">
        <w:r>
          <w:t xml:space="preserve">          }</w:t>
        </w:r>
      </w:ins>
    </w:p>
    <w:p w14:paraId="1B7554FC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44" w:author="chapristi孫悟空" w:date="2024-04-25T14:43:00Z"/>
        </w:rPr>
      </w:pPr>
      <w:ins w:id="545" w:author="chapristi孫悟空" w:date="2024-04-25T14:43:00Z">
        <w:r>
          <w:t xml:space="preserve">          // revenir à la saisie</w:t>
        </w:r>
      </w:ins>
    </w:p>
    <w:p w14:paraId="7F4A15D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46" w:author="chapristi孫悟空" w:date="2024-04-25T14:43:00Z"/>
          <w:lang w:val="en-US"/>
        </w:rPr>
      </w:pPr>
      <w:ins w:id="547" w:author="chapristi孫悟空" w:date="2024-04-25T14:43:00Z">
        <w:r>
          <w:t xml:space="preserve">          </w:t>
        </w:r>
        <w:r w:rsidRPr="00EE174F">
          <w:rPr>
            <w:lang w:val="en-US"/>
          </w:rPr>
          <w:t>else if (</w:t>
        </w:r>
        <w:proofErr w:type="spellStart"/>
        <w:proofErr w:type="gramStart"/>
        <w:r w:rsidRPr="00EE174F">
          <w:rPr>
            <w:lang w:val="en-US"/>
          </w:rPr>
          <w:t>choix.get</w:t>
        </w:r>
        <w:proofErr w:type="spellEnd"/>
        <w:r w:rsidRPr="00EE174F">
          <w:rPr>
            <w:lang w:val="en-US"/>
          </w:rPr>
          <w:t>(</w:t>
        </w:r>
        <w:proofErr w:type="gramEnd"/>
        <w:r w:rsidRPr="00EE174F">
          <w:rPr>
            <w:lang w:val="en-US"/>
          </w:rPr>
          <w:t xml:space="preserve">) == </w:t>
        </w:r>
        <w:proofErr w:type="gramStart"/>
        <w:r w:rsidRPr="00EE174F">
          <w:rPr>
            <w:lang w:val="en-US"/>
          </w:rPr>
          <w:t>btnType3) {</w:t>
        </w:r>
        <w:proofErr w:type="gramEnd"/>
      </w:ins>
    </w:p>
    <w:p w14:paraId="5834F88D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48" w:author="chapristi孫悟空" w:date="2024-04-25T14:43:00Z"/>
        </w:rPr>
      </w:pPr>
      <w:ins w:id="549" w:author="chapristi孫悟空" w:date="2024-04-25T14:43:00Z">
        <w:r w:rsidRPr="00EE174F">
          <w:rPr>
            <w:lang w:val="en-US"/>
          </w:rPr>
          <w:t xml:space="preserve">            </w:t>
        </w:r>
        <w:r>
          <w:t>// no-op : rien à faire</w:t>
        </w:r>
      </w:ins>
    </w:p>
    <w:p w14:paraId="03302772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50" w:author="chapristi孫悟空" w:date="2024-04-25T14:43:00Z"/>
        </w:rPr>
      </w:pPr>
      <w:ins w:id="551" w:author="chapristi孫悟空" w:date="2024-04-25T14:43:00Z">
        <w:r>
          <w:t xml:space="preserve">          }</w:t>
        </w:r>
      </w:ins>
    </w:p>
    <w:p w14:paraId="6965FB4E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52" w:author="chapristi孫悟空" w:date="2024-04-25T14:43:00Z"/>
          <w:lang w:val="en-US"/>
        </w:rPr>
      </w:pPr>
      <w:ins w:id="553" w:author="chapristi孫悟空" w:date="2024-04-25T14:43:00Z">
        <w:r>
          <w:t xml:space="preserve">        </w:t>
        </w:r>
        <w:r w:rsidRPr="00EE174F">
          <w:rPr>
            <w:lang w:val="en-US"/>
          </w:rPr>
          <w:t>}</w:t>
        </w:r>
      </w:ins>
    </w:p>
    <w:p w14:paraId="0866D6B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54" w:author="chapristi孫悟空" w:date="2024-04-25T14:43:00Z"/>
          <w:lang w:val="en-US"/>
        </w:rPr>
      </w:pPr>
      <w:ins w:id="555" w:author="chapristi孫悟空" w:date="2024-04-25T14:43:00Z">
        <w:r w:rsidRPr="00EE174F">
          <w:rPr>
            <w:lang w:val="en-US"/>
          </w:rPr>
          <w:t xml:space="preserve">      }</w:t>
        </w:r>
      </w:ins>
    </w:p>
    <w:p w14:paraId="6C476911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56" w:author="chapristi孫悟空" w:date="2024-04-25T14:43:00Z"/>
          <w:lang w:val="en-US"/>
        </w:rPr>
      </w:pPr>
      <w:ins w:id="557" w:author="chapristi孫悟空" w:date="2024-04-25T14:43:00Z">
        <w:r w:rsidRPr="00EE174F">
          <w:rPr>
            <w:lang w:val="en-US"/>
          </w:rPr>
          <w:t xml:space="preserve">      else {</w:t>
        </w:r>
      </w:ins>
    </w:p>
    <w:p w14:paraId="0A969B6D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58" w:author="chapristi孫悟空" w:date="2024-04-25T14:43:00Z"/>
          <w:lang w:val="en-US"/>
        </w:rPr>
      </w:pPr>
      <w:ins w:id="559" w:author="chapristi孫悟空" w:date="2024-04-25T14:43:00Z">
        <w:r w:rsidRPr="00EE174F">
          <w:rPr>
            <w:lang w:val="en-US"/>
          </w:rPr>
          <w:t xml:space="preserve">        </w:t>
        </w:r>
        <w:proofErr w:type="spellStart"/>
        <w:proofErr w:type="gramStart"/>
        <w:r w:rsidRPr="00EE174F">
          <w:rPr>
            <w:lang w:val="en-US"/>
          </w:rPr>
          <w:t>this.zoneDessin.setVisible</w:t>
        </w:r>
        <w:proofErr w:type="spellEnd"/>
        <w:proofErr w:type="gramEnd"/>
        <w:r w:rsidRPr="00EE174F">
          <w:rPr>
            <w:lang w:val="en-US"/>
          </w:rPr>
          <w:t>(true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4ED56DF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60" w:author="chapristi孫悟空" w:date="2024-04-25T14:43:00Z"/>
          <w:lang w:val="en-US"/>
        </w:rPr>
      </w:pPr>
      <w:ins w:id="561" w:author="chapristi孫悟空" w:date="2024-04-25T14:43:00Z">
        <w:r w:rsidRPr="00EE174F">
          <w:rPr>
            <w:lang w:val="en-US"/>
          </w:rPr>
          <w:t xml:space="preserve">      }</w:t>
        </w:r>
      </w:ins>
    </w:p>
    <w:p w14:paraId="6CE7FCCF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62" w:author="chapristi孫悟空" w:date="2024-04-25T14:43:00Z"/>
          <w:lang w:val="en-US"/>
        </w:rPr>
      </w:pPr>
      <w:ins w:id="563" w:author="chapristi孫悟空" w:date="2024-04-25T14:43:00Z">
        <w:r w:rsidRPr="00EE174F">
          <w:rPr>
            <w:lang w:val="en-US"/>
          </w:rPr>
          <w:t xml:space="preserve">    }</w:t>
        </w:r>
      </w:ins>
    </w:p>
    <w:p w14:paraId="1ADA82DE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64" w:author="chapristi孫悟空" w:date="2024-04-25T14:43:00Z"/>
          <w:lang w:val="en-US"/>
        </w:rPr>
      </w:pPr>
      <w:ins w:id="565" w:author="chapristi孫悟空" w:date="2024-04-25T14:43:00Z">
        <w:r w:rsidRPr="00EE174F">
          <w:rPr>
            <w:lang w:val="en-US"/>
          </w:rPr>
          <w:t xml:space="preserve">    else if (</w:t>
        </w:r>
        <w:proofErr w:type="spellStart"/>
        <w:proofErr w:type="gramStart"/>
        <w:r w:rsidRPr="00EE174F">
          <w:rPr>
            <w:lang w:val="en-US"/>
          </w:rPr>
          <w:t>event.getSource</w:t>
        </w:r>
        <w:proofErr w:type="spellEnd"/>
        <w:proofErr w:type="gramEnd"/>
        <w:r w:rsidRPr="00EE174F">
          <w:rPr>
            <w:lang w:val="en-US"/>
          </w:rPr>
          <w:t xml:space="preserve">() == </w:t>
        </w:r>
        <w:proofErr w:type="spellStart"/>
        <w:proofErr w:type="gramStart"/>
        <w:r w:rsidRPr="00EE174F">
          <w:rPr>
            <w:lang w:val="en-US"/>
          </w:rPr>
          <w:t>this.btnPhoto</w:t>
        </w:r>
        <w:proofErr w:type="spellEnd"/>
        <w:proofErr w:type="gramEnd"/>
        <w:r w:rsidRPr="00EE174F">
          <w:rPr>
            <w:lang w:val="en-US"/>
          </w:rPr>
          <w:t>) {</w:t>
        </w:r>
      </w:ins>
    </w:p>
    <w:p w14:paraId="4BDB4741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66" w:author="chapristi孫悟空" w:date="2024-04-25T14:43:00Z"/>
        </w:rPr>
      </w:pPr>
      <w:ins w:id="567" w:author="chapristi孫悟空" w:date="2024-04-25T14:43:00Z">
        <w:r w:rsidRPr="00EE174F">
          <w:rPr>
            <w:lang w:val="en-US"/>
          </w:rPr>
          <w:t xml:space="preserve">      </w:t>
        </w:r>
        <w:proofErr w:type="spellStart"/>
        <w:r>
          <w:t>FileChooser</w:t>
        </w:r>
        <w:proofErr w:type="spellEnd"/>
        <w:r>
          <w:t xml:space="preserve"> </w:t>
        </w:r>
        <w:proofErr w:type="spellStart"/>
        <w:r>
          <w:t>fileChooser</w:t>
        </w:r>
        <w:proofErr w:type="spellEnd"/>
        <w:r>
          <w:t xml:space="preserve"> = new </w:t>
        </w:r>
        <w:proofErr w:type="spellStart"/>
        <w:proofErr w:type="gramStart"/>
        <w:r>
          <w:t>FileChooser</w:t>
        </w:r>
        <w:proofErr w:type="spellEnd"/>
        <w:r>
          <w:t>();</w:t>
        </w:r>
        <w:proofErr w:type="gramEnd"/>
      </w:ins>
    </w:p>
    <w:p w14:paraId="364962D4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68" w:author="chapristi孫悟空" w:date="2024-04-25T14:43:00Z"/>
        </w:rPr>
      </w:pPr>
      <w:ins w:id="569" w:author="chapristi孫悟空" w:date="2024-04-25T14:43:00Z">
        <w:r>
          <w:t xml:space="preserve">      </w:t>
        </w:r>
        <w:proofErr w:type="spellStart"/>
        <w:r>
          <w:t>fileChooser.setTitle</w:t>
        </w:r>
        <w:proofErr w:type="spellEnd"/>
        <w:r>
          <w:t>("Choisir une photo"</w:t>
        </w:r>
        <w:proofErr w:type="gramStart"/>
        <w:r>
          <w:t>);</w:t>
        </w:r>
        <w:proofErr w:type="gramEnd"/>
      </w:ins>
    </w:p>
    <w:p w14:paraId="38612D2B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70" w:author="chapristi孫悟空" w:date="2024-04-25T14:43:00Z"/>
        </w:rPr>
      </w:pPr>
      <w:ins w:id="571" w:author="chapristi孫悟空" w:date="2024-04-25T14:43:00Z">
        <w:r>
          <w:t xml:space="preserve">     </w:t>
        </w:r>
      </w:ins>
    </w:p>
    <w:p w14:paraId="030E8F69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72" w:author="chapristi孫悟空" w:date="2024-04-25T14:43:00Z"/>
        </w:rPr>
      </w:pPr>
      <w:ins w:id="573" w:author="chapristi孫悟空" w:date="2024-04-25T14:43:00Z">
        <w:r>
          <w:t xml:space="preserve">      // PS : pour choisir que des images</w:t>
        </w:r>
      </w:ins>
    </w:p>
    <w:p w14:paraId="60A058E1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74" w:author="chapristi孫悟空" w:date="2024-04-25T14:43:00Z"/>
        </w:rPr>
      </w:pPr>
      <w:ins w:id="575" w:author="chapristi孫悟空" w:date="2024-04-25T14:43:00Z">
        <w:r>
          <w:t xml:space="preserve">      // </w:t>
        </w:r>
        <w:proofErr w:type="spellStart"/>
        <w:r>
          <w:t>fileChooser.getExtensionFilters</w:t>
        </w:r>
        <w:proofErr w:type="spellEnd"/>
        <w:r>
          <w:t>(</w:t>
        </w:r>
        <w:proofErr w:type="gramStart"/>
        <w:r>
          <w:t>).</w:t>
        </w:r>
        <w:proofErr w:type="spellStart"/>
        <w:r>
          <w:t>addAll</w:t>
        </w:r>
        <w:proofErr w:type="spellEnd"/>
        <w:proofErr w:type="gramEnd"/>
        <w:r>
          <w:t>(</w:t>
        </w:r>
      </w:ins>
    </w:p>
    <w:p w14:paraId="027E9041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76" w:author="chapristi孫悟空" w:date="2024-04-25T14:43:00Z"/>
        </w:rPr>
      </w:pPr>
      <w:ins w:id="577" w:author="chapristi孫悟空" w:date="2024-04-25T14:43:00Z">
        <w:r>
          <w:t xml:space="preserve">      //   new </w:t>
        </w:r>
        <w:proofErr w:type="spellStart"/>
        <w:r>
          <w:t>FileChooser.ExtensionFilter</w:t>
        </w:r>
        <w:proofErr w:type="spellEnd"/>
        <w:r>
          <w:t>("Fichiers images", "*.png", "*.jpg", "*.jpeg", "*.gif")</w:t>
        </w:r>
      </w:ins>
    </w:p>
    <w:p w14:paraId="4C70AFE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78" w:author="chapristi孫悟空" w:date="2024-04-25T14:43:00Z"/>
        </w:rPr>
      </w:pPr>
      <w:ins w:id="579" w:author="chapristi孫悟空" w:date="2024-04-25T14:43:00Z">
        <w:r>
          <w:lastRenderedPageBreak/>
          <w:t xml:space="preserve">      // );</w:t>
        </w:r>
      </w:ins>
    </w:p>
    <w:p w14:paraId="1A1A1EA6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80" w:author="chapristi孫悟空" w:date="2024-04-25T14:43:00Z"/>
        </w:rPr>
      </w:pPr>
    </w:p>
    <w:p w14:paraId="771680F8" w14:textId="77777777" w:rsidR="00E879D8" w:rsidRPr="00A10AF7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81" w:author="chapristi孫悟空" w:date="2024-04-25T14:43:00Z"/>
          <w:lang w:val="en-US"/>
        </w:rPr>
      </w:pPr>
      <w:ins w:id="582" w:author="chapristi孫悟空" w:date="2024-04-25T14:43:00Z">
        <w:r>
          <w:t xml:space="preserve">      </w:t>
        </w:r>
        <w:r w:rsidRPr="00A10AF7">
          <w:rPr>
            <w:lang w:val="en-US"/>
          </w:rPr>
          <w:t xml:space="preserve">File </w:t>
        </w:r>
        <w:proofErr w:type="spellStart"/>
        <w:r w:rsidRPr="00A10AF7">
          <w:rPr>
            <w:lang w:val="en-US"/>
          </w:rPr>
          <w:t>selectedFile</w:t>
        </w:r>
        <w:proofErr w:type="spellEnd"/>
        <w:r w:rsidRPr="00A10AF7">
          <w:rPr>
            <w:lang w:val="en-US"/>
          </w:rPr>
          <w:t xml:space="preserve"> = </w:t>
        </w:r>
        <w:proofErr w:type="spellStart"/>
        <w:r w:rsidRPr="00A10AF7">
          <w:rPr>
            <w:lang w:val="en-US"/>
          </w:rPr>
          <w:t>fileChooser.showOpenDialog</w:t>
        </w:r>
        <w:proofErr w:type="spellEnd"/>
        <w:r w:rsidRPr="00A10AF7">
          <w:rPr>
            <w:lang w:val="en-US"/>
          </w:rPr>
          <w:t>(</w:t>
        </w:r>
        <w:proofErr w:type="spellStart"/>
        <w:proofErr w:type="gramStart"/>
        <w:r w:rsidRPr="00A10AF7">
          <w:rPr>
            <w:lang w:val="en-US"/>
          </w:rPr>
          <w:t>this.maFenêtre</w:t>
        </w:r>
        <w:proofErr w:type="spellEnd"/>
        <w:r w:rsidRPr="00A10AF7">
          <w:rPr>
            <w:lang w:val="en-US"/>
          </w:rPr>
          <w:t>);</w:t>
        </w:r>
        <w:proofErr w:type="gramEnd"/>
      </w:ins>
    </w:p>
    <w:p w14:paraId="355EB2E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83" w:author="chapristi孫悟空" w:date="2024-04-25T14:43:00Z"/>
          <w:lang w:val="en-US"/>
        </w:rPr>
      </w:pPr>
      <w:ins w:id="584" w:author="chapristi孫悟空" w:date="2024-04-25T14:43:00Z">
        <w:r w:rsidRPr="00A10AF7">
          <w:rPr>
            <w:lang w:val="en-US"/>
          </w:rPr>
          <w:t xml:space="preserve">      </w:t>
        </w:r>
        <w:r w:rsidRPr="00EE174F">
          <w:rPr>
            <w:lang w:val="en-US"/>
          </w:rPr>
          <w:t>if (</w:t>
        </w:r>
        <w:proofErr w:type="spellStart"/>
        <w:proofErr w:type="gramStart"/>
        <w:r w:rsidRPr="00EE174F">
          <w:rPr>
            <w:lang w:val="en-US"/>
          </w:rPr>
          <w:t>selectedFile</w:t>
        </w:r>
        <w:proofErr w:type="spellEnd"/>
        <w:r w:rsidRPr="00EE174F">
          <w:rPr>
            <w:lang w:val="en-US"/>
          </w:rPr>
          <w:t xml:space="preserve"> !</w:t>
        </w:r>
        <w:proofErr w:type="gramEnd"/>
        <w:r w:rsidRPr="00EE174F">
          <w:rPr>
            <w:lang w:val="en-US"/>
          </w:rPr>
          <w:t xml:space="preserve">= </w:t>
        </w:r>
        <w:proofErr w:type="gramStart"/>
        <w:r w:rsidRPr="00EE174F">
          <w:rPr>
            <w:lang w:val="en-US"/>
          </w:rPr>
          <w:t>null) {</w:t>
        </w:r>
        <w:proofErr w:type="gramEnd"/>
      </w:ins>
    </w:p>
    <w:p w14:paraId="0D028890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85" w:author="chapristi孫悟空" w:date="2024-04-25T14:43:00Z"/>
          <w:lang w:val="en-US"/>
        </w:rPr>
      </w:pPr>
      <w:ins w:id="586" w:author="chapristi孫悟空" w:date="2024-04-25T14:43:00Z">
        <w:r w:rsidRPr="00EE174F">
          <w:rPr>
            <w:lang w:val="en-US"/>
          </w:rPr>
          <w:t xml:space="preserve">        try {</w:t>
        </w:r>
      </w:ins>
    </w:p>
    <w:p w14:paraId="353DAFB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87" w:author="chapristi孫悟空" w:date="2024-04-25T14:43:00Z"/>
          <w:lang w:val="en-US"/>
        </w:rPr>
      </w:pPr>
      <w:ins w:id="588" w:author="chapristi孫悟空" w:date="2024-04-25T14:43:00Z">
        <w:r w:rsidRPr="00EE174F">
          <w:rPr>
            <w:lang w:val="en-US"/>
          </w:rPr>
          <w:t xml:space="preserve">          Image </w:t>
        </w:r>
        <w:proofErr w:type="spellStart"/>
        <w:r w:rsidRPr="00EE174F">
          <w:rPr>
            <w:lang w:val="en-US"/>
          </w:rPr>
          <w:t>img</w:t>
        </w:r>
        <w:proofErr w:type="spell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Image(</w:t>
        </w:r>
        <w:proofErr w:type="spellStart"/>
        <w:proofErr w:type="gramEnd"/>
        <w:r w:rsidRPr="00EE174F">
          <w:rPr>
            <w:lang w:val="en-US"/>
          </w:rPr>
          <w:t>selectedFile.toURI</w:t>
        </w:r>
        <w:proofErr w:type="spell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</w:t>
        </w:r>
        <w:proofErr w:type="spellStart"/>
        <w:r w:rsidRPr="00EE174F">
          <w:rPr>
            <w:lang w:val="en-US"/>
          </w:rPr>
          <w:t>toURL</w:t>
        </w:r>
        <w:proofErr w:type="spellEnd"/>
        <w:proofErr w:type="gram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</w:t>
        </w:r>
        <w:proofErr w:type="spellStart"/>
        <w:r w:rsidRPr="00EE174F">
          <w:rPr>
            <w:lang w:val="en-US"/>
          </w:rPr>
          <w:t>toString</w:t>
        </w:r>
        <w:proofErr w:type="spellEnd"/>
        <w:proofErr w:type="gramEnd"/>
        <w:r w:rsidRPr="00EE174F">
          <w:rPr>
            <w:lang w:val="en-US"/>
          </w:rPr>
          <w:t>()</w:t>
        </w:r>
        <w:proofErr w:type="gramStart"/>
        <w:r w:rsidRPr="00EE174F">
          <w:rPr>
            <w:lang w:val="en-US"/>
          </w:rPr>
          <w:t>, 140</w:t>
        </w:r>
        <w:proofErr w:type="gramEnd"/>
        <w:r w:rsidRPr="00EE174F">
          <w:rPr>
            <w:lang w:val="en-US"/>
          </w:rPr>
          <w:t>, 140, true, false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1A8ACA30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89" w:author="chapristi孫悟空" w:date="2024-04-25T14:43:00Z"/>
          <w:lang w:val="en-US"/>
        </w:rPr>
      </w:pPr>
      <w:ins w:id="590" w:author="chapristi孫悟空" w:date="2024-04-25T14:43:00Z">
        <w:r w:rsidRPr="00EE174F">
          <w:rPr>
            <w:lang w:val="en-US"/>
          </w:rPr>
          <w:t xml:space="preserve">          </w:t>
        </w:r>
        <w:proofErr w:type="spellStart"/>
        <w:proofErr w:type="gramStart"/>
        <w:r w:rsidRPr="00EE174F">
          <w:rPr>
            <w:lang w:val="en-US"/>
          </w:rPr>
          <w:t>this.imgV.setImage</w:t>
        </w:r>
        <w:proofErr w:type="spellEnd"/>
        <w:proofErr w:type="gram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img</w:t>
        </w:r>
        <w:proofErr w:type="spellEnd"/>
        <w:proofErr w:type="gramStart"/>
        <w:r w:rsidRPr="00EE174F">
          <w:rPr>
            <w:lang w:val="en-US"/>
          </w:rPr>
          <w:t>);</w:t>
        </w:r>
        <w:proofErr w:type="gramEnd"/>
      </w:ins>
    </w:p>
    <w:p w14:paraId="597B4A95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91" w:author="chapristi孫悟空" w:date="2024-04-25T14:43:00Z"/>
          <w:lang w:val="en-US"/>
        </w:rPr>
      </w:pPr>
      <w:ins w:id="592" w:author="chapristi孫悟空" w:date="2024-04-25T14:43:00Z">
        <w:r w:rsidRPr="00EE174F">
          <w:rPr>
            <w:lang w:val="en-US"/>
          </w:rPr>
          <w:t xml:space="preserve">        } catch (</w:t>
        </w:r>
        <w:proofErr w:type="spellStart"/>
        <w:r w:rsidRPr="00EE174F">
          <w:rPr>
            <w:lang w:val="en-US"/>
          </w:rPr>
          <w:t>MalformedURLException</w:t>
        </w:r>
        <w:proofErr w:type="spellEnd"/>
        <w:r w:rsidRPr="00EE174F">
          <w:rPr>
            <w:lang w:val="en-US"/>
          </w:rPr>
          <w:t xml:space="preserve"> </w:t>
        </w:r>
        <w:proofErr w:type="gramStart"/>
        <w:r w:rsidRPr="00EE174F">
          <w:rPr>
            <w:lang w:val="en-US"/>
          </w:rPr>
          <w:t>e) {</w:t>
        </w:r>
        <w:proofErr w:type="gramEnd"/>
      </w:ins>
    </w:p>
    <w:p w14:paraId="69E92A57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93" w:author="chapristi孫悟空" w:date="2024-04-25T14:43:00Z"/>
        </w:rPr>
      </w:pPr>
      <w:ins w:id="594" w:author="chapristi孫悟空" w:date="2024-04-25T14:43:00Z">
        <w:r w:rsidRPr="00EE174F">
          <w:rPr>
            <w:lang w:val="en-US"/>
          </w:rPr>
          <w:t xml:space="preserve">          </w:t>
        </w:r>
        <w:proofErr w:type="spellStart"/>
        <w:proofErr w:type="gramStart"/>
        <w:r>
          <w:t>e.printStackTrace</w:t>
        </w:r>
        <w:proofErr w:type="spellEnd"/>
        <w:proofErr w:type="gramEnd"/>
        <w:r>
          <w:t>(</w:t>
        </w:r>
        <w:proofErr w:type="gramStart"/>
        <w:r>
          <w:t>);</w:t>
        </w:r>
        <w:proofErr w:type="gramEnd"/>
      </w:ins>
    </w:p>
    <w:p w14:paraId="310A413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95" w:author="chapristi孫悟空" w:date="2024-04-25T14:43:00Z"/>
        </w:rPr>
      </w:pPr>
      <w:ins w:id="596" w:author="chapristi孫悟空" w:date="2024-04-25T14:43:00Z">
        <w:r>
          <w:t xml:space="preserve">        }</w:t>
        </w:r>
      </w:ins>
    </w:p>
    <w:p w14:paraId="7175C81A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97" w:author="chapristi孫悟空" w:date="2024-04-25T14:43:00Z"/>
        </w:rPr>
      </w:pPr>
      <w:ins w:id="598" w:author="chapristi孫悟空" w:date="2024-04-25T14:43:00Z">
        <w:r>
          <w:t xml:space="preserve">      }</w:t>
        </w:r>
      </w:ins>
    </w:p>
    <w:p w14:paraId="4E8A92D1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99" w:author="chapristi孫悟空" w:date="2024-04-25T14:43:00Z"/>
        </w:rPr>
      </w:pPr>
      <w:ins w:id="600" w:author="chapristi孫悟空" w:date="2024-04-25T14:43:00Z">
        <w:r>
          <w:t xml:space="preserve">    }</w:t>
        </w:r>
      </w:ins>
    </w:p>
    <w:p w14:paraId="352F420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601" w:author="chapristi孫悟空" w:date="2024-04-25T14:43:00Z"/>
        </w:rPr>
      </w:pPr>
      <w:bookmarkStart w:id="602" w:name="_kg3bp9m07v0i" w:colFirst="0" w:colLast="0"/>
      <w:bookmarkEnd w:id="602"/>
      <w:ins w:id="603" w:author="chapristi孫悟空" w:date="2024-04-25T14:43:00Z">
        <w:r>
          <w:t xml:space="preserve">  }</w:t>
        </w:r>
      </w:ins>
    </w:p>
    <w:p w14:paraId="7105DCAA" w14:textId="77777777" w:rsidR="00E879D8" w:rsidRDefault="00000000">
      <w:pPr>
        <w:pStyle w:val="Titre1"/>
      </w:pPr>
      <w:bookmarkStart w:id="604" w:name="_gdm5g3jbk07h" w:colFirst="0" w:colLast="0"/>
      <w:bookmarkEnd w:id="604"/>
      <w:proofErr w:type="gramStart"/>
      <w:ins w:id="605" w:author="chapristi孫悟空" w:date="2024-04-25T14:43:00Z">
        <w:r>
          <w:t>}</w:t>
        </w:r>
      </w:ins>
      <w:r>
        <w:t>Première</w:t>
      </w:r>
      <w:proofErr w:type="gramEnd"/>
      <w:r>
        <w:t xml:space="preserve"> partie</w:t>
      </w:r>
    </w:p>
    <w:p w14:paraId="08EF4DD6" w14:textId="77777777" w:rsidR="00E879D8" w:rsidRDefault="00000000">
      <w:pPr>
        <w:shd w:val="clear" w:color="auto" w:fill="1E1E1E"/>
        <w:spacing w:line="325" w:lineRule="auto"/>
        <w:rPr>
          <w:del w:id="60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07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package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unilim.info.ihm.td3;</w:delText>
        </w:r>
      </w:del>
    </w:p>
    <w:p w14:paraId="5F89C9C1" w14:textId="77777777" w:rsidR="00E879D8" w:rsidRDefault="00E879D8">
      <w:pPr>
        <w:shd w:val="clear" w:color="auto" w:fill="1E1E1E"/>
        <w:spacing w:line="325" w:lineRule="auto"/>
        <w:rPr>
          <w:del w:id="60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440DE819" w14:textId="77777777" w:rsidR="00E879D8" w:rsidRDefault="00000000">
      <w:pPr>
        <w:shd w:val="clear" w:color="auto" w:fill="1E1E1E"/>
        <w:spacing w:line="325" w:lineRule="auto"/>
        <w:rPr>
          <w:del w:id="60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10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java.io.File;</w:delText>
        </w:r>
      </w:del>
    </w:p>
    <w:p w14:paraId="648DF201" w14:textId="77777777" w:rsidR="00E879D8" w:rsidRDefault="00000000">
      <w:pPr>
        <w:shd w:val="clear" w:color="auto" w:fill="1E1E1E"/>
        <w:spacing w:line="325" w:lineRule="auto"/>
        <w:rPr>
          <w:del w:id="61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12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java.net.MalformedURLException;</w:delText>
        </w:r>
      </w:del>
    </w:p>
    <w:p w14:paraId="3489F1EC" w14:textId="77777777" w:rsidR="00E879D8" w:rsidRDefault="00000000">
      <w:pPr>
        <w:shd w:val="clear" w:color="auto" w:fill="1E1E1E"/>
        <w:spacing w:line="325" w:lineRule="auto"/>
        <w:rPr>
          <w:del w:id="61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14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java.util.Optional;</w:delText>
        </w:r>
      </w:del>
    </w:p>
    <w:p w14:paraId="2B12B13E" w14:textId="77777777" w:rsidR="00E879D8" w:rsidRDefault="00E879D8">
      <w:pPr>
        <w:shd w:val="clear" w:color="auto" w:fill="1E1E1E"/>
        <w:spacing w:line="325" w:lineRule="auto"/>
        <w:rPr>
          <w:del w:id="61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07266E72" w14:textId="77777777" w:rsidR="00E879D8" w:rsidRDefault="00000000">
      <w:pPr>
        <w:shd w:val="clear" w:color="auto" w:fill="1E1E1E"/>
        <w:spacing w:line="325" w:lineRule="auto"/>
        <w:rPr>
          <w:del w:id="61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17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javafx.application.Application;</w:delText>
        </w:r>
      </w:del>
    </w:p>
    <w:p w14:paraId="6867B380" w14:textId="77777777" w:rsidR="00E879D8" w:rsidRDefault="00000000">
      <w:pPr>
        <w:shd w:val="clear" w:color="auto" w:fill="1E1E1E"/>
        <w:spacing w:line="325" w:lineRule="auto"/>
        <w:rPr>
          <w:del w:id="61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19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javafx.application.Platform;</w:delText>
        </w:r>
      </w:del>
    </w:p>
    <w:p w14:paraId="6D5E1628" w14:textId="77777777" w:rsidR="00E879D8" w:rsidRDefault="00000000">
      <w:pPr>
        <w:shd w:val="clear" w:color="auto" w:fill="1E1E1E"/>
        <w:spacing w:line="325" w:lineRule="auto"/>
        <w:rPr>
          <w:del w:id="62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21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javafx.event.EventHandler;</w:delText>
        </w:r>
      </w:del>
    </w:p>
    <w:p w14:paraId="4D84E282" w14:textId="77777777" w:rsidR="00E879D8" w:rsidRDefault="00000000">
      <w:pPr>
        <w:shd w:val="clear" w:color="auto" w:fill="1E1E1E"/>
        <w:spacing w:line="325" w:lineRule="auto"/>
        <w:rPr>
          <w:del w:id="62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23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javafx.geometry.Orientation;</w:delText>
        </w:r>
      </w:del>
    </w:p>
    <w:p w14:paraId="7DF2774E" w14:textId="77777777" w:rsidR="00E879D8" w:rsidRDefault="00000000">
      <w:pPr>
        <w:shd w:val="clear" w:color="auto" w:fill="1E1E1E"/>
        <w:spacing w:line="325" w:lineRule="auto"/>
        <w:rPr>
          <w:del w:id="62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25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javafx.geometry.Pos;</w:delText>
        </w:r>
      </w:del>
    </w:p>
    <w:p w14:paraId="59D7E29F" w14:textId="77777777" w:rsidR="00E879D8" w:rsidRDefault="00000000">
      <w:pPr>
        <w:shd w:val="clear" w:color="auto" w:fill="1E1E1E"/>
        <w:spacing w:line="325" w:lineRule="auto"/>
        <w:rPr>
          <w:del w:id="62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27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javafx.scene.Group;</w:delText>
        </w:r>
      </w:del>
    </w:p>
    <w:p w14:paraId="4A1DCE32" w14:textId="77777777" w:rsidR="00E879D8" w:rsidRDefault="00000000">
      <w:pPr>
        <w:shd w:val="clear" w:color="auto" w:fill="1E1E1E"/>
        <w:spacing w:line="325" w:lineRule="auto"/>
        <w:rPr>
          <w:del w:id="62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29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javafx.scene.Scene;</w:delText>
        </w:r>
      </w:del>
    </w:p>
    <w:p w14:paraId="747C253C" w14:textId="77777777" w:rsidR="00E879D8" w:rsidRDefault="00000000">
      <w:pPr>
        <w:shd w:val="clear" w:color="auto" w:fill="1E1E1E"/>
        <w:spacing w:line="325" w:lineRule="auto"/>
        <w:rPr>
          <w:del w:id="63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31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javafx.scene.control.Alert;</w:delText>
        </w:r>
      </w:del>
    </w:p>
    <w:p w14:paraId="59AD5D2A" w14:textId="77777777" w:rsidR="00E879D8" w:rsidRDefault="00000000">
      <w:pPr>
        <w:shd w:val="clear" w:color="auto" w:fill="1E1E1E"/>
        <w:spacing w:line="325" w:lineRule="auto"/>
        <w:rPr>
          <w:del w:id="63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33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javafx.scene.control.Button;</w:delText>
        </w:r>
      </w:del>
    </w:p>
    <w:p w14:paraId="6ADC0386" w14:textId="77777777" w:rsidR="00E879D8" w:rsidRDefault="00000000">
      <w:pPr>
        <w:shd w:val="clear" w:color="auto" w:fill="1E1E1E"/>
        <w:spacing w:line="325" w:lineRule="auto"/>
        <w:rPr>
          <w:del w:id="63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35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javafx.scene.control.ButtonType;</w:delText>
        </w:r>
      </w:del>
    </w:p>
    <w:p w14:paraId="158021C5" w14:textId="77777777" w:rsidR="00E879D8" w:rsidRDefault="00000000">
      <w:pPr>
        <w:shd w:val="clear" w:color="auto" w:fill="1E1E1E"/>
        <w:spacing w:line="325" w:lineRule="auto"/>
        <w:rPr>
          <w:del w:id="63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37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javafx.scene.control.Label;</w:delText>
        </w:r>
      </w:del>
    </w:p>
    <w:p w14:paraId="6F9C403B" w14:textId="77777777" w:rsidR="00E879D8" w:rsidRDefault="00000000">
      <w:pPr>
        <w:shd w:val="clear" w:color="auto" w:fill="1E1E1E"/>
        <w:spacing w:line="325" w:lineRule="auto"/>
        <w:rPr>
          <w:del w:id="63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39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javafx.scene.control.TextField;</w:delText>
        </w:r>
      </w:del>
    </w:p>
    <w:p w14:paraId="58590414" w14:textId="77777777" w:rsidR="00E879D8" w:rsidRDefault="00000000">
      <w:pPr>
        <w:shd w:val="clear" w:color="auto" w:fill="1E1E1E"/>
        <w:spacing w:line="325" w:lineRule="auto"/>
        <w:rPr>
          <w:del w:id="64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41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javafx.scene.control.Alert.AlertType;</w:delText>
        </w:r>
      </w:del>
    </w:p>
    <w:p w14:paraId="69FE5BCA" w14:textId="77777777" w:rsidR="00E879D8" w:rsidRDefault="00000000">
      <w:pPr>
        <w:shd w:val="clear" w:color="auto" w:fill="1E1E1E"/>
        <w:spacing w:line="325" w:lineRule="auto"/>
        <w:rPr>
          <w:del w:id="64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43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javafx.scene.image.Image;</w:delText>
        </w:r>
      </w:del>
    </w:p>
    <w:p w14:paraId="5E143D22" w14:textId="77777777" w:rsidR="00E879D8" w:rsidRDefault="00000000">
      <w:pPr>
        <w:shd w:val="clear" w:color="auto" w:fill="1E1E1E"/>
        <w:spacing w:line="325" w:lineRule="auto"/>
        <w:rPr>
          <w:del w:id="64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45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javafx.scene.image.ImageView;</w:delText>
        </w:r>
      </w:del>
    </w:p>
    <w:p w14:paraId="497A18A5" w14:textId="77777777" w:rsidR="00E879D8" w:rsidRDefault="00000000">
      <w:pPr>
        <w:shd w:val="clear" w:color="auto" w:fill="1E1E1E"/>
        <w:spacing w:line="325" w:lineRule="auto"/>
        <w:rPr>
          <w:del w:id="64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47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javafx.scene.input.MouseEvent;</w:delText>
        </w:r>
      </w:del>
    </w:p>
    <w:p w14:paraId="6C103CDE" w14:textId="77777777" w:rsidR="00E879D8" w:rsidRDefault="00000000">
      <w:pPr>
        <w:shd w:val="clear" w:color="auto" w:fill="1E1E1E"/>
        <w:spacing w:line="325" w:lineRule="auto"/>
        <w:rPr>
          <w:del w:id="64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49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javafx.scene.layout.FlowPane;</w:delText>
        </w:r>
      </w:del>
    </w:p>
    <w:p w14:paraId="45FC0310" w14:textId="77777777" w:rsidR="00E879D8" w:rsidRDefault="00000000">
      <w:pPr>
        <w:shd w:val="clear" w:color="auto" w:fill="1E1E1E"/>
        <w:spacing w:line="325" w:lineRule="auto"/>
        <w:rPr>
          <w:del w:id="65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51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javafx.scene.layout.GridPane;</w:delText>
        </w:r>
      </w:del>
    </w:p>
    <w:p w14:paraId="700E64BC" w14:textId="77777777" w:rsidR="00E879D8" w:rsidRDefault="00000000">
      <w:pPr>
        <w:shd w:val="clear" w:color="auto" w:fill="1E1E1E"/>
        <w:spacing w:line="325" w:lineRule="auto"/>
        <w:rPr>
          <w:del w:id="65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53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javafx.scene.layout.HBox;</w:delText>
        </w:r>
      </w:del>
    </w:p>
    <w:p w14:paraId="733B7E06" w14:textId="77777777" w:rsidR="00E879D8" w:rsidRDefault="00000000">
      <w:pPr>
        <w:shd w:val="clear" w:color="auto" w:fill="1E1E1E"/>
        <w:spacing w:line="325" w:lineRule="auto"/>
        <w:rPr>
          <w:del w:id="65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55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javafx.scene.layout.VBox;</w:delText>
        </w:r>
      </w:del>
    </w:p>
    <w:p w14:paraId="4C5EA497" w14:textId="77777777" w:rsidR="00E879D8" w:rsidRDefault="00000000">
      <w:pPr>
        <w:shd w:val="clear" w:color="auto" w:fill="1E1E1E"/>
        <w:spacing w:line="325" w:lineRule="auto"/>
        <w:rPr>
          <w:del w:id="65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57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javafx.scene.paint.Color;</w:delText>
        </w:r>
      </w:del>
    </w:p>
    <w:p w14:paraId="65DD0ACC" w14:textId="77777777" w:rsidR="00E879D8" w:rsidRDefault="00000000">
      <w:pPr>
        <w:shd w:val="clear" w:color="auto" w:fill="1E1E1E"/>
        <w:spacing w:line="325" w:lineRule="auto"/>
        <w:rPr>
          <w:del w:id="65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59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javafx.scene.shape.Rectangle;</w:delText>
        </w:r>
      </w:del>
    </w:p>
    <w:p w14:paraId="6BF41B0F" w14:textId="77777777" w:rsidR="00E879D8" w:rsidRDefault="00000000">
      <w:pPr>
        <w:shd w:val="clear" w:color="auto" w:fill="1E1E1E"/>
        <w:spacing w:line="325" w:lineRule="auto"/>
        <w:rPr>
          <w:del w:id="66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61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javafx.scene.text.Text;</w:delText>
        </w:r>
      </w:del>
    </w:p>
    <w:p w14:paraId="0EBEFE52" w14:textId="77777777" w:rsidR="00E879D8" w:rsidRDefault="00000000">
      <w:pPr>
        <w:shd w:val="clear" w:color="auto" w:fill="1E1E1E"/>
        <w:spacing w:line="325" w:lineRule="auto"/>
        <w:rPr>
          <w:del w:id="66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63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javafx.stage.FileChooser;</w:delText>
        </w:r>
      </w:del>
    </w:p>
    <w:p w14:paraId="502F4A9B" w14:textId="77777777" w:rsidR="00E879D8" w:rsidRDefault="00000000">
      <w:pPr>
        <w:shd w:val="clear" w:color="auto" w:fill="1E1E1E"/>
        <w:spacing w:line="325" w:lineRule="auto"/>
        <w:rPr>
          <w:del w:id="66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65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javafx.stage.Stage;</w:delText>
        </w:r>
      </w:del>
    </w:p>
    <w:p w14:paraId="414E0CB4" w14:textId="77777777" w:rsidR="00E879D8" w:rsidRDefault="00E879D8">
      <w:pPr>
        <w:shd w:val="clear" w:color="auto" w:fill="1E1E1E"/>
        <w:spacing w:line="325" w:lineRule="auto"/>
        <w:rPr>
          <w:del w:id="66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6A4A1A8C" w14:textId="77777777" w:rsidR="00E879D8" w:rsidRDefault="00000000">
      <w:pPr>
        <w:shd w:val="clear" w:color="auto" w:fill="1E1E1E"/>
        <w:spacing w:line="325" w:lineRule="auto"/>
        <w:rPr>
          <w:del w:id="66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68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public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class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CarteVisiteAppFX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extends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Application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implements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EventHandler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&lt;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MouseEvent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&gt; {</w:delText>
        </w:r>
      </w:del>
    </w:p>
    <w:p w14:paraId="37E95FCD" w14:textId="77777777" w:rsidR="00E879D8" w:rsidRDefault="00E879D8">
      <w:pPr>
        <w:shd w:val="clear" w:color="auto" w:fill="1E1E1E"/>
        <w:spacing w:line="325" w:lineRule="auto"/>
        <w:rPr>
          <w:del w:id="66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0F0D0761" w14:textId="77777777" w:rsidR="00E879D8" w:rsidRDefault="00000000">
      <w:pPr>
        <w:shd w:val="clear" w:color="auto" w:fill="1E1E1E"/>
        <w:spacing w:line="325" w:lineRule="auto"/>
        <w:rPr>
          <w:del w:id="67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7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lblTitreHaut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01E0C7CB" w14:textId="77777777" w:rsidR="00E879D8" w:rsidRDefault="00000000">
      <w:pPr>
        <w:shd w:val="clear" w:color="auto" w:fill="1E1E1E"/>
        <w:spacing w:line="325" w:lineRule="auto"/>
        <w:rPr>
          <w:del w:id="67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7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</w:del>
    </w:p>
    <w:p w14:paraId="275D6906" w14:textId="77777777" w:rsidR="00E879D8" w:rsidRDefault="00000000">
      <w:pPr>
        <w:shd w:val="clear" w:color="auto" w:fill="1E1E1E"/>
        <w:spacing w:line="325" w:lineRule="auto"/>
        <w:rPr>
          <w:del w:id="67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7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4592E073" w14:textId="77777777" w:rsidR="00E879D8" w:rsidRDefault="00000000">
      <w:pPr>
        <w:shd w:val="clear" w:color="auto" w:fill="1E1E1E"/>
        <w:spacing w:line="325" w:lineRule="auto"/>
        <w:rPr>
          <w:del w:id="67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7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TextField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2EB98162" w14:textId="77777777" w:rsidR="00E879D8" w:rsidRDefault="00000000">
      <w:pPr>
        <w:shd w:val="clear" w:color="auto" w:fill="1E1E1E"/>
        <w:spacing w:line="325" w:lineRule="auto"/>
        <w:rPr>
          <w:del w:id="67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7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1DA54BC5" w14:textId="77777777" w:rsidR="00E879D8" w:rsidRDefault="00000000">
      <w:pPr>
        <w:shd w:val="clear" w:color="auto" w:fill="1E1E1E"/>
        <w:spacing w:line="325" w:lineRule="auto"/>
        <w:rPr>
          <w:del w:id="68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8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TextField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69587CC3" w14:textId="77777777" w:rsidR="00E879D8" w:rsidRDefault="00000000">
      <w:pPr>
        <w:shd w:val="clear" w:color="auto" w:fill="1E1E1E"/>
        <w:spacing w:line="325" w:lineRule="auto"/>
        <w:rPr>
          <w:del w:id="68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8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02B72786" w14:textId="77777777" w:rsidR="00E879D8" w:rsidRDefault="00000000">
      <w:pPr>
        <w:shd w:val="clear" w:color="auto" w:fill="1E1E1E"/>
        <w:spacing w:line="325" w:lineRule="auto"/>
        <w:rPr>
          <w:del w:id="68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8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TextField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4773FB9F" w14:textId="77777777" w:rsidR="00E879D8" w:rsidRDefault="00E879D8">
      <w:pPr>
        <w:shd w:val="clear" w:color="auto" w:fill="1E1E1E"/>
        <w:spacing w:line="325" w:lineRule="auto"/>
        <w:rPr>
          <w:del w:id="68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4788E897" w14:textId="77777777" w:rsidR="00E879D8" w:rsidRDefault="00000000">
      <w:pPr>
        <w:shd w:val="clear" w:color="auto" w:fill="1E1E1E"/>
        <w:spacing w:line="325" w:lineRule="auto"/>
        <w:rPr>
          <w:del w:id="68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8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lblNomPhoto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6A4FD3ED" w14:textId="77777777" w:rsidR="00E879D8" w:rsidRDefault="00000000">
      <w:pPr>
        <w:shd w:val="clear" w:color="auto" w:fill="1E1E1E"/>
        <w:spacing w:line="325" w:lineRule="auto"/>
        <w:rPr>
          <w:del w:id="68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9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lblCheminPhoto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13821A98" w14:textId="77777777" w:rsidR="00E879D8" w:rsidRDefault="00E879D8">
      <w:pPr>
        <w:shd w:val="clear" w:color="auto" w:fill="1E1E1E"/>
        <w:spacing w:line="325" w:lineRule="auto"/>
        <w:rPr>
          <w:del w:id="69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0142F77D" w14:textId="77777777" w:rsidR="00E879D8" w:rsidRDefault="00000000">
      <w:pPr>
        <w:shd w:val="clear" w:color="auto" w:fill="1E1E1E"/>
        <w:spacing w:line="325" w:lineRule="auto"/>
        <w:rPr>
          <w:del w:id="69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9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Button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btnCréerCarte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011D27B8" w14:textId="77777777" w:rsidR="00E879D8" w:rsidRDefault="00000000">
      <w:pPr>
        <w:shd w:val="clear" w:color="auto" w:fill="1E1E1E"/>
        <w:spacing w:line="325" w:lineRule="auto"/>
        <w:rPr>
          <w:del w:id="694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69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Button qui permet de choisir sa photo.</w:delText>
        </w:r>
      </w:del>
    </w:p>
    <w:p w14:paraId="56895EE3" w14:textId="77777777" w:rsidR="00E879D8" w:rsidRDefault="00000000">
      <w:pPr>
        <w:shd w:val="clear" w:color="auto" w:fill="1E1E1E"/>
        <w:spacing w:line="325" w:lineRule="auto"/>
        <w:rPr>
          <w:del w:id="69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9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Button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6F0A13C6" w14:textId="77777777" w:rsidR="00E879D8" w:rsidRDefault="00E879D8">
      <w:pPr>
        <w:shd w:val="clear" w:color="auto" w:fill="1E1E1E"/>
        <w:spacing w:line="325" w:lineRule="auto"/>
        <w:rPr>
          <w:del w:id="69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70A57455" w14:textId="77777777" w:rsidR="00E879D8" w:rsidRDefault="00000000">
      <w:pPr>
        <w:shd w:val="clear" w:color="auto" w:fill="1E1E1E"/>
        <w:spacing w:line="325" w:lineRule="auto"/>
        <w:rPr>
          <w:del w:id="69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0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txtCivilité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166CE62E" w14:textId="77777777" w:rsidR="00E879D8" w:rsidRDefault="00000000">
      <w:pPr>
        <w:shd w:val="clear" w:color="auto" w:fill="1E1E1E"/>
        <w:spacing w:line="325" w:lineRule="auto"/>
        <w:rPr>
          <w:del w:id="70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0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6AC72B94" w14:textId="77777777" w:rsidR="00E879D8" w:rsidRDefault="00000000">
      <w:pPr>
        <w:shd w:val="clear" w:color="auto" w:fill="1E1E1E"/>
        <w:spacing w:line="325" w:lineRule="auto"/>
        <w:rPr>
          <w:del w:id="70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0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txtPrénom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75DFC7CC" w14:textId="77777777" w:rsidR="00E879D8" w:rsidRDefault="00000000">
      <w:pPr>
        <w:shd w:val="clear" w:color="auto" w:fill="1E1E1E"/>
        <w:spacing w:line="325" w:lineRule="auto"/>
        <w:rPr>
          <w:del w:id="70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0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2500C0D7" w14:textId="77777777" w:rsidR="00E879D8" w:rsidRDefault="00E879D8">
      <w:pPr>
        <w:shd w:val="clear" w:color="auto" w:fill="1E1E1E"/>
        <w:spacing w:line="325" w:lineRule="auto"/>
        <w:rPr>
          <w:del w:id="70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28F2C8F4" w14:textId="77777777" w:rsidR="00E879D8" w:rsidRDefault="00000000">
      <w:pPr>
        <w:shd w:val="clear" w:color="auto" w:fill="1E1E1E"/>
        <w:spacing w:line="325" w:lineRule="auto"/>
        <w:rPr>
          <w:del w:id="70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0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Group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zoneDessin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0514121C" w14:textId="77777777" w:rsidR="00E879D8" w:rsidRDefault="00E879D8">
      <w:pPr>
        <w:shd w:val="clear" w:color="auto" w:fill="1E1E1E"/>
        <w:spacing w:line="325" w:lineRule="auto"/>
        <w:rPr>
          <w:del w:id="71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6E076B00" w14:textId="77777777" w:rsidR="00E879D8" w:rsidRDefault="00000000">
      <w:pPr>
        <w:shd w:val="clear" w:color="auto" w:fill="1E1E1E"/>
        <w:spacing w:line="325" w:lineRule="auto"/>
        <w:rPr>
          <w:del w:id="71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1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Stage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maFenêtre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2DA0CCFF" w14:textId="77777777" w:rsidR="00E879D8" w:rsidRDefault="00E879D8">
      <w:pPr>
        <w:shd w:val="clear" w:color="auto" w:fill="1E1E1E"/>
        <w:spacing w:line="325" w:lineRule="auto"/>
        <w:rPr>
          <w:del w:id="71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0CE51EFE" w14:textId="77777777" w:rsidR="00E879D8" w:rsidRDefault="00000000">
      <w:pPr>
        <w:shd w:val="clear" w:color="auto" w:fill="1E1E1E"/>
        <w:spacing w:line="325" w:lineRule="auto"/>
        <w:rPr>
          <w:del w:id="71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1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ImageView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imgV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4CE2AD45" w14:textId="77777777" w:rsidR="00E879D8" w:rsidRDefault="00E879D8">
      <w:pPr>
        <w:shd w:val="clear" w:color="auto" w:fill="1E1E1E"/>
        <w:spacing w:line="325" w:lineRule="auto"/>
        <w:rPr>
          <w:del w:id="71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2F1E1658" w14:textId="77777777" w:rsidR="00E879D8" w:rsidRDefault="00000000">
      <w:pPr>
        <w:shd w:val="clear" w:color="auto" w:fill="1E1E1E"/>
        <w:spacing w:line="325" w:lineRule="auto"/>
        <w:rPr>
          <w:del w:id="717" w:author="chapristi孫悟空" w:date="2024-04-25T14:43:00Z"/>
          <w:rFonts w:ascii="Courier New" w:eastAsia="Courier New" w:hAnsi="Courier New" w:cs="Courier New"/>
          <w:color w:val="4EC9B0"/>
          <w:sz w:val="21"/>
          <w:szCs w:val="21"/>
        </w:rPr>
      </w:pPr>
      <w:del w:id="71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@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Override</w:delText>
        </w:r>
      </w:del>
    </w:p>
    <w:p w14:paraId="304C057C" w14:textId="77777777" w:rsidR="00E879D8" w:rsidRDefault="00000000">
      <w:pPr>
        <w:shd w:val="clear" w:color="auto" w:fill="1E1E1E"/>
        <w:spacing w:line="325" w:lineRule="auto"/>
        <w:rPr>
          <w:del w:id="71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2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public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void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start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Stage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primaryStage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)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throws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Exception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{</w:delText>
        </w:r>
      </w:del>
    </w:p>
    <w:p w14:paraId="6F7B45E1" w14:textId="77777777" w:rsidR="00E879D8" w:rsidRDefault="00000000">
      <w:pPr>
        <w:shd w:val="clear" w:color="auto" w:fill="1E1E1E"/>
        <w:spacing w:line="325" w:lineRule="auto"/>
        <w:rPr>
          <w:del w:id="72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2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maFenêtre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primaryStage;</w:delText>
        </w:r>
      </w:del>
    </w:p>
    <w:p w14:paraId="6734AECA" w14:textId="77777777" w:rsidR="00E879D8" w:rsidRDefault="00000000">
      <w:pPr>
        <w:shd w:val="clear" w:color="auto" w:fill="1E1E1E"/>
        <w:spacing w:line="325" w:lineRule="auto"/>
        <w:rPr>
          <w:del w:id="72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2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6B226481" w14:textId="77777777" w:rsidR="00E879D8" w:rsidRDefault="00000000">
      <w:pPr>
        <w:shd w:val="clear" w:color="auto" w:fill="1E1E1E"/>
        <w:spacing w:line="325" w:lineRule="auto"/>
        <w:rPr>
          <w:del w:id="725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72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Initialisation des composants.</w:delText>
        </w:r>
      </w:del>
    </w:p>
    <w:p w14:paraId="2176A300" w14:textId="77777777" w:rsidR="00E879D8" w:rsidRDefault="00000000">
      <w:pPr>
        <w:shd w:val="clear" w:color="auto" w:fill="1E1E1E"/>
        <w:spacing w:line="325" w:lineRule="auto"/>
        <w:rPr>
          <w:del w:id="72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2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lblTitreHaut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"Saisir ma carte de visite"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F57ED79" w14:textId="77777777" w:rsidR="00E879D8" w:rsidRDefault="00000000">
      <w:pPr>
        <w:shd w:val="clear" w:color="auto" w:fill="1E1E1E"/>
        <w:spacing w:line="325" w:lineRule="auto"/>
        <w:rPr>
          <w:del w:id="72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3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lblTitreHaut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setAlignment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Pos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CENTER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4B3E16D2" w14:textId="77777777" w:rsidR="00E879D8" w:rsidRDefault="00000000">
      <w:pPr>
        <w:shd w:val="clear" w:color="auto" w:fill="1E1E1E"/>
        <w:spacing w:line="325" w:lineRule="auto"/>
        <w:rPr>
          <w:del w:id="73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3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lblTitreHaut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setMaxWidth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Double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MAX_VALUE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27FE444B" w14:textId="77777777" w:rsidR="00E879D8" w:rsidRDefault="00000000">
      <w:pPr>
        <w:shd w:val="clear" w:color="auto" w:fill="1E1E1E"/>
        <w:spacing w:line="325" w:lineRule="auto"/>
        <w:rPr>
          <w:del w:id="73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3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608EA818" w14:textId="77777777" w:rsidR="00E879D8" w:rsidRDefault="00000000">
      <w:pPr>
        <w:shd w:val="clear" w:color="auto" w:fill="1E1E1E"/>
        <w:spacing w:line="325" w:lineRule="auto"/>
        <w:rPr>
          <w:del w:id="73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3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"Nom :"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BD3790F" w14:textId="77777777" w:rsidR="00E879D8" w:rsidRDefault="00000000">
      <w:pPr>
        <w:shd w:val="clear" w:color="auto" w:fill="1E1E1E"/>
        <w:spacing w:line="325" w:lineRule="auto"/>
        <w:rPr>
          <w:del w:id="73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3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TextField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5AD81435" w14:textId="77777777" w:rsidR="00E879D8" w:rsidRDefault="00000000">
      <w:pPr>
        <w:shd w:val="clear" w:color="auto" w:fill="1E1E1E"/>
        <w:spacing w:line="325" w:lineRule="auto"/>
        <w:rPr>
          <w:del w:id="73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4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2E8C1457" w14:textId="77777777" w:rsidR="00E879D8" w:rsidRDefault="00000000">
      <w:pPr>
        <w:shd w:val="clear" w:color="auto" w:fill="1E1E1E"/>
        <w:spacing w:line="325" w:lineRule="auto"/>
        <w:rPr>
          <w:del w:id="74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4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"Prénom :"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4EF51456" w14:textId="77777777" w:rsidR="00E879D8" w:rsidRDefault="00000000">
      <w:pPr>
        <w:shd w:val="clear" w:color="auto" w:fill="1E1E1E"/>
        <w:spacing w:line="325" w:lineRule="auto"/>
        <w:rPr>
          <w:del w:id="74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4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TextField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2B1A1311" w14:textId="77777777" w:rsidR="00E879D8" w:rsidRDefault="00000000">
      <w:pPr>
        <w:shd w:val="clear" w:color="auto" w:fill="1E1E1E"/>
        <w:spacing w:line="325" w:lineRule="auto"/>
        <w:rPr>
          <w:del w:id="74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4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225A3544" w14:textId="77777777" w:rsidR="00E879D8" w:rsidRDefault="00000000">
      <w:pPr>
        <w:shd w:val="clear" w:color="auto" w:fill="1E1E1E"/>
        <w:spacing w:line="325" w:lineRule="auto"/>
        <w:rPr>
          <w:del w:id="74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4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"Email :"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79BA2D1E" w14:textId="77777777" w:rsidR="00E879D8" w:rsidRDefault="00000000">
      <w:pPr>
        <w:shd w:val="clear" w:color="auto" w:fill="1E1E1E"/>
        <w:spacing w:line="325" w:lineRule="auto"/>
        <w:rPr>
          <w:del w:id="74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5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TextField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7661D9AC" w14:textId="77777777" w:rsidR="00E879D8" w:rsidRDefault="00000000">
      <w:pPr>
        <w:shd w:val="clear" w:color="auto" w:fill="1E1E1E"/>
        <w:spacing w:line="325" w:lineRule="auto"/>
        <w:rPr>
          <w:del w:id="75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5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22E88C67" w14:textId="77777777" w:rsidR="00E879D8" w:rsidRDefault="00000000">
      <w:pPr>
        <w:shd w:val="clear" w:color="auto" w:fill="1E1E1E"/>
        <w:spacing w:line="325" w:lineRule="auto"/>
        <w:rPr>
          <w:del w:id="75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5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lblNomPhoto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"Photo :"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4E5F1B11" w14:textId="77777777" w:rsidR="00E879D8" w:rsidRDefault="00000000">
      <w:pPr>
        <w:shd w:val="clear" w:color="auto" w:fill="1E1E1E"/>
        <w:spacing w:line="325" w:lineRule="auto"/>
        <w:rPr>
          <w:del w:id="75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5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lblCheminPhoto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"..."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319E383D" w14:textId="77777777" w:rsidR="00E879D8" w:rsidRDefault="00E879D8">
      <w:pPr>
        <w:shd w:val="clear" w:color="auto" w:fill="1E1E1E"/>
        <w:spacing w:line="325" w:lineRule="auto"/>
        <w:rPr>
          <w:del w:id="75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1DE04691" w14:textId="77777777" w:rsidR="00E879D8" w:rsidRDefault="00000000">
      <w:pPr>
        <w:shd w:val="clear" w:color="auto" w:fill="1E1E1E"/>
        <w:spacing w:line="325" w:lineRule="auto"/>
        <w:rPr>
          <w:del w:id="75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5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btnCréerCarte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Button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"Créer carte"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3FFFEA50" w14:textId="77777777" w:rsidR="00E879D8" w:rsidRDefault="00000000">
      <w:pPr>
        <w:shd w:val="clear" w:color="auto" w:fill="1E1E1E"/>
        <w:spacing w:line="325" w:lineRule="auto"/>
        <w:rPr>
          <w:del w:id="76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6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Button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"Photo"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7CCDD65" w14:textId="77777777" w:rsidR="00E879D8" w:rsidRDefault="00E879D8">
      <w:pPr>
        <w:shd w:val="clear" w:color="auto" w:fill="1E1E1E"/>
        <w:spacing w:line="325" w:lineRule="auto"/>
        <w:rPr>
          <w:del w:id="76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69565FD4" w14:textId="77777777" w:rsidR="00E879D8" w:rsidRDefault="00000000">
      <w:pPr>
        <w:shd w:val="clear" w:color="auto" w:fill="1E1E1E"/>
        <w:spacing w:line="325" w:lineRule="auto"/>
        <w:rPr>
          <w:del w:id="76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6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btnCréerCarte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setOnMouseClicked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31A736B0" w14:textId="77777777" w:rsidR="00E879D8" w:rsidRDefault="00000000">
      <w:pPr>
        <w:shd w:val="clear" w:color="auto" w:fill="1E1E1E"/>
        <w:spacing w:line="325" w:lineRule="auto"/>
        <w:rPr>
          <w:del w:id="76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6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setOnMouseClicked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76E9BC46" w14:textId="77777777" w:rsidR="00E879D8" w:rsidRDefault="00E879D8">
      <w:pPr>
        <w:shd w:val="clear" w:color="auto" w:fill="1E1E1E"/>
        <w:spacing w:line="325" w:lineRule="auto"/>
        <w:rPr>
          <w:del w:id="76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7FE8CE6D" w14:textId="77777777" w:rsidR="00E879D8" w:rsidRDefault="00000000">
      <w:pPr>
        <w:shd w:val="clear" w:color="auto" w:fill="1E1E1E"/>
        <w:spacing w:line="325" w:lineRule="auto"/>
        <w:rPr>
          <w:del w:id="768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76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pour désactiver le bouton si aucun champ est rempli</w:delText>
        </w:r>
      </w:del>
    </w:p>
    <w:p w14:paraId="21441553" w14:textId="77777777" w:rsidR="00E879D8" w:rsidRDefault="00000000">
      <w:pPr>
        <w:shd w:val="clear" w:color="auto" w:fill="1E1E1E"/>
        <w:spacing w:line="325" w:lineRule="auto"/>
        <w:rPr>
          <w:del w:id="770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77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this.btnCréerCarte.disableProperty().bind(tfdSaisieNom.textProperty().isEmpty().or(tfdSaisiePrenom.textProperty().isEmpty()).or(tfdSaisieEmail.textProperty().isEmpty()));</w:delText>
        </w:r>
      </w:del>
    </w:p>
    <w:p w14:paraId="4BF2D004" w14:textId="77777777" w:rsidR="00E879D8" w:rsidRDefault="00E879D8">
      <w:pPr>
        <w:shd w:val="clear" w:color="auto" w:fill="1E1E1E"/>
        <w:spacing w:line="325" w:lineRule="auto"/>
        <w:rPr>
          <w:del w:id="77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3D231281" w14:textId="77777777" w:rsidR="00E879D8" w:rsidRDefault="00000000">
      <w:pPr>
        <w:shd w:val="clear" w:color="auto" w:fill="1E1E1E"/>
        <w:spacing w:line="325" w:lineRule="auto"/>
        <w:rPr>
          <w:del w:id="773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77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Création du formulaire central.</w:delText>
        </w:r>
      </w:del>
    </w:p>
    <w:p w14:paraId="0589ABAB" w14:textId="77777777" w:rsidR="00E879D8" w:rsidRDefault="00000000">
      <w:pPr>
        <w:shd w:val="clear" w:color="auto" w:fill="1E1E1E"/>
        <w:spacing w:line="325" w:lineRule="auto"/>
        <w:rPr>
          <w:del w:id="77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7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GridPane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créerFormulaire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0D8B7992" w14:textId="77777777" w:rsidR="00E879D8" w:rsidRDefault="00E879D8">
      <w:pPr>
        <w:shd w:val="clear" w:color="auto" w:fill="1E1E1E"/>
        <w:spacing w:line="325" w:lineRule="auto"/>
        <w:rPr>
          <w:del w:id="77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3AC37D3A" w14:textId="77777777" w:rsidR="00E879D8" w:rsidRDefault="00000000">
      <w:pPr>
        <w:shd w:val="clear" w:color="auto" w:fill="1E1E1E"/>
        <w:spacing w:line="325" w:lineRule="auto"/>
        <w:rPr>
          <w:del w:id="77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7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FlowPane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containerBoutons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FlowPane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Orientation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HORIZONTAL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78A7F3D5" w14:textId="77777777" w:rsidR="00E879D8" w:rsidRDefault="00000000">
      <w:pPr>
        <w:shd w:val="clear" w:color="auto" w:fill="1E1E1E"/>
        <w:spacing w:line="325" w:lineRule="auto"/>
        <w:rPr>
          <w:del w:id="78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8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containerBoutons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getChildren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addAll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btnCréerCarte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E422372" w14:textId="77777777" w:rsidR="00E879D8" w:rsidRDefault="00000000">
      <w:pPr>
        <w:shd w:val="clear" w:color="auto" w:fill="1E1E1E"/>
        <w:spacing w:line="325" w:lineRule="auto"/>
        <w:rPr>
          <w:del w:id="78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8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containerBoutons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setAlignment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Pos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CENTER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2A56AA00" w14:textId="77777777" w:rsidR="00E879D8" w:rsidRDefault="00000000">
      <w:pPr>
        <w:shd w:val="clear" w:color="auto" w:fill="1E1E1E"/>
        <w:spacing w:line="325" w:lineRule="auto"/>
        <w:rPr>
          <w:del w:id="78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8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containerBoutons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setHgap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20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9C496D1" w14:textId="77777777" w:rsidR="00E879D8" w:rsidRDefault="00E879D8">
      <w:pPr>
        <w:shd w:val="clear" w:color="auto" w:fill="1E1E1E"/>
        <w:spacing w:line="325" w:lineRule="auto"/>
        <w:rPr>
          <w:del w:id="78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65DAC171" w14:textId="77777777" w:rsidR="00E879D8" w:rsidRDefault="00000000">
      <w:pPr>
        <w:shd w:val="clear" w:color="auto" w:fill="1E1E1E"/>
        <w:spacing w:line="325" w:lineRule="auto"/>
        <w:rPr>
          <w:del w:id="78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8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zoneDessin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dessiner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143BED03" w14:textId="77777777" w:rsidR="00E879D8" w:rsidRDefault="00000000">
      <w:pPr>
        <w:shd w:val="clear" w:color="auto" w:fill="1E1E1E"/>
        <w:spacing w:line="325" w:lineRule="auto"/>
        <w:rPr>
          <w:del w:id="78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9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5A004136" w14:textId="77777777" w:rsidR="00E879D8" w:rsidRDefault="00000000">
      <w:pPr>
        <w:shd w:val="clear" w:color="auto" w:fill="1E1E1E"/>
        <w:spacing w:line="325" w:lineRule="auto"/>
        <w:rPr>
          <w:del w:id="791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79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Nœud racine.</w:delText>
        </w:r>
      </w:del>
    </w:p>
    <w:p w14:paraId="56D2AC80" w14:textId="77777777" w:rsidR="00E879D8" w:rsidRDefault="00000000">
      <w:pPr>
        <w:shd w:val="clear" w:color="auto" w:fill="1E1E1E"/>
        <w:spacing w:line="325" w:lineRule="auto"/>
        <w:rPr>
          <w:del w:id="79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9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VBox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root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VBox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6B309C50" w14:textId="77777777" w:rsidR="00E879D8" w:rsidRDefault="00000000">
      <w:pPr>
        <w:shd w:val="clear" w:color="auto" w:fill="1E1E1E"/>
        <w:spacing w:line="325" w:lineRule="auto"/>
        <w:rPr>
          <w:del w:id="79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9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root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setSpacing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20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42E9A5E5" w14:textId="77777777" w:rsidR="00E879D8" w:rsidRDefault="00000000">
      <w:pPr>
        <w:shd w:val="clear" w:color="auto" w:fill="1E1E1E"/>
        <w:spacing w:line="325" w:lineRule="auto"/>
        <w:rPr>
          <w:del w:id="79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9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root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setAlignment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Pos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TOP_CENTER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188E0D59" w14:textId="77777777" w:rsidR="00E879D8" w:rsidRDefault="00E879D8">
      <w:pPr>
        <w:shd w:val="clear" w:color="auto" w:fill="1E1E1E"/>
        <w:spacing w:line="325" w:lineRule="auto"/>
        <w:rPr>
          <w:del w:id="79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1CA2C9EE" w14:textId="77777777" w:rsidR="00E879D8" w:rsidRDefault="00000000">
      <w:pPr>
        <w:shd w:val="clear" w:color="auto" w:fill="1E1E1E"/>
        <w:spacing w:line="325" w:lineRule="auto"/>
        <w:rPr>
          <w:del w:id="800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80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Ajouter une icône à la fenêtre.</w:delText>
        </w:r>
      </w:del>
    </w:p>
    <w:p w14:paraId="2C296496" w14:textId="77777777" w:rsidR="00E879D8" w:rsidRDefault="00000000">
      <w:pPr>
        <w:shd w:val="clear" w:color="auto" w:fill="1E1E1E"/>
        <w:spacing w:line="325" w:lineRule="auto"/>
        <w:rPr>
          <w:del w:id="80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0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Image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icon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Image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getClass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getResourceAsStream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"tazz.png"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));</w:delText>
        </w:r>
      </w:del>
    </w:p>
    <w:p w14:paraId="4B04A004" w14:textId="77777777" w:rsidR="00E879D8" w:rsidRDefault="00000000">
      <w:pPr>
        <w:shd w:val="clear" w:color="auto" w:fill="1E1E1E"/>
        <w:spacing w:line="325" w:lineRule="auto"/>
        <w:rPr>
          <w:del w:id="80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0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primaryStage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getIcons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(icon);</w:delText>
        </w:r>
      </w:del>
    </w:p>
    <w:p w14:paraId="0B7B84E9" w14:textId="77777777" w:rsidR="00E879D8" w:rsidRDefault="00000000">
      <w:pPr>
        <w:shd w:val="clear" w:color="auto" w:fill="1E1E1E"/>
        <w:spacing w:line="325" w:lineRule="auto"/>
        <w:rPr>
          <w:del w:id="80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0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1CA68EC0" w14:textId="77777777" w:rsidR="00E879D8" w:rsidRDefault="00000000">
      <w:pPr>
        <w:shd w:val="clear" w:color="auto" w:fill="1E1E1E"/>
        <w:spacing w:line="325" w:lineRule="auto"/>
        <w:rPr>
          <w:del w:id="80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0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root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getChildren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addAll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lblTitreHaut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, form, containerBoutons, zoneDessin);</w:delText>
        </w:r>
      </w:del>
    </w:p>
    <w:p w14:paraId="3CBF26C1" w14:textId="77777777" w:rsidR="00E879D8" w:rsidRDefault="00E879D8">
      <w:pPr>
        <w:shd w:val="clear" w:color="auto" w:fill="1E1E1E"/>
        <w:spacing w:line="325" w:lineRule="auto"/>
        <w:rPr>
          <w:del w:id="81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0C3E8D23" w14:textId="77777777" w:rsidR="00E879D8" w:rsidRDefault="00000000">
      <w:pPr>
        <w:shd w:val="clear" w:color="auto" w:fill="1E1E1E"/>
        <w:spacing w:line="325" w:lineRule="auto"/>
        <w:rPr>
          <w:del w:id="81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1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Scene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scene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Scene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(root,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600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400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6B93514" w14:textId="77777777" w:rsidR="00E879D8" w:rsidRDefault="00000000">
      <w:pPr>
        <w:shd w:val="clear" w:color="auto" w:fill="1E1E1E"/>
        <w:spacing w:line="325" w:lineRule="auto"/>
        <w:rPr>
          <w:del w:id="81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1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primaryStage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setScene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(scene);</w:delText>
        </w:r>
      </w:del>
    </w:p>
    <w:p w14:paraId="1A363767" w14:textId="77777777" w:rsidR="00E879D8" w:rsidRDefault="00E879D8">
      <w:pPr>
        <w:shd w:val="clear" w:color="auto" w:fill="1E1E1E"/>
        <w:spacing w:line="325" w:lineRule="auto"/>
        <w:rPr>
          <w:del w:id="81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2CF83CEA" w14:textId="77777777" w:rsidR="00E879D8" w:rsidRDefault="00000000">
      <w:pPr>
        <w:shd w:val="clear" w:color="auto" w:fill="1E1E1E"/>
        <w:spacing w:line="325" w:lineRule="auto"/>
        <w:rPr>
          <w:del w:id="81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1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primaryStage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setTitle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"Application carte de visite en JavaFX"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4A45B652" w14:textId="77777777" w:rsidR="00E879D8" w:rsidRDefault="00000000">
      <w:pPr>
        <w:shd w:val="clear" w:color="auto" w:fill="1E1E1E"/>
        <w:spacing w:line="325" w:lineRule="auto"/>
        <w:rPr>
          <w:del w:id="81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1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primaryStage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setResizable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false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6F705568" w14:textId="77777777" w:rsidR="00E879D8" w:rsidRDefault="00000000">
      <w:pPr>
        <w:shd w:val="clear" w:color="auto" w:fill="1E1E1E"/>
        <w:spacing w:line="325" w:lineRule="auto"/>
        <w:rPr>
          <w:del w:id="82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2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primaryStage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show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43896D05" w14:textId="77777777" w:rsidR="00E879D8" w:rsidRDefault="00000000">
      <w:pPr>
        <w:shd w:val="clear" w:color="auto" w:fill="1E1E1E"/>
        <w:spacing w:line="325" w:lineRule="auto"/>
        <w:rPr>
          <w:del w:id="82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2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}</w:delText>
        </w:r>
      </w:del>
    </w:p>
    <w:p w14:paraId="0A282493" w14:textId="77777777" w:rsidR="00E879D8" w:rsidRDefault="00E879D8">
      <w:pPr>
        <w:shd w:val="clear" w:color="auto" w:fill="1E1E1E"/>
        <w:spacing w:line="325" w:lineRule="auto"/>
        <w:rPr>
          <w:del w:id="82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410FC104" w14:textId="77777777" w:rsidR="00E879D8" w:rsidRDefault="00000000">
      <w:pPr>
        <w:shd w:val="clear" w:color="auto" w:fill="1E1E1E"/>
        <w:spacing w:line="325" w:lineRule="auto"/>
        <w:rPr>
          <w:del w:id="82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2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Group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dessiner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 {</w:delText>
        </w:r>
      </w:del>
    </w:p>
    <w:p w14:paraId="146C9757" w14:textId="77777777" w:rsidR="00E879D8" w:rsidRDefault="00000000">
      <w:pPr>
        <w:shd w:val="clear" w:color="auto" w:fill="1E1E1E"/>
        <w:spacing w:line="325" w:lineRule="auto"/>
        <w:rPr>
          <w:del w:id="82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2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Group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zoneDessin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Group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24F692C3" w14:textId="77777777" w:rsidR="00E879D8" w:rsidRDefault="00000000">
      <w:pPr>
        <w:shd w:val="clear" w:color="auto" w:fill="1E1E1E"/>
        <w:spacing w:line="325" w:lineRule="auto"/>
        <w:rPr>
          <w:del w:id="82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3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Rectangle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rect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Rectangle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2269187C" w14:textId="77777777" w:rsidR="00E879D8" w:rsidRDefault="00000000">
      <w:pPr>
        <w:shd w:val="clear" w:color="auto" w:fill="1E1E1E"/>
        <w:spacing w:line="325" w:lineRule="auto"/>
        <w:rPr>
          <w:del w:id="83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3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rect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34DD1820" w14:textId="77777777" w:rsidR="00E879D8" w:rsidRDefault="00000000">
      <w:pPr>
        <w:shd w:val="clear" w:color="auto" w:fill="1E1E1E"/>
        <w:spacing w:line="325" w:lineRule="auto"/>
        <w:rPr>
          <w:del w:id="83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3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rect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setY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20F35D9E" w14:textId="77777777" w:rsidR="00E879D8" w:rsidRDefault="00000000">
      <w:pPr>
        <w:shd w:val="clear" w:color="auto" w:fill="1E1E1E"/>
        <w:spacing w:line="325" w:lineRule="auto"/>
        <w:rPr>
          <w:del w:id="83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3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rect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setWidth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600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335B2FA5" w14:textId="77777777" w:rsidR="00E879D8" w:rsidRDefault="00000000">
      <w:pPr>
        <w:shd w:val="clear" w:color="auto" w:fill="1E1E1E"/>
        <w:spacing w:line="325" w:lineRule="auto"/>
        <w:rPr>
          <w:del w:id="83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3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rect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setHeight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200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4C3F9E17" w14:textId="77777777" w:rsidR="00E879D8" w:rsidRDefault="00000000">
      <w:pPr>
        <w:shd w:val="clear" w:color="auto" w:fill="1E1E1E"/>
        <w:spacing w:line="325" w:lineRule="auto"/>
        <w:rPr>
          <w:del w:id="83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4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rect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setFill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Color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PINK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3FA0A755" w14:textId="77777777" w:rsidR="00E879D8" w:rsidRDefault="00E879D8">
      <w:pPr>
        <w:shd w:val="clear" w:color="auto" w:fill="1E1E1E"/>
        <w:spacing w:line="325" w:lineRule="auto"/>
        <w:rPr>
          <w:del w:id="84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11402C97" w14:textId="77777777" w:rsidR="00E879D8" w:rsidRDefault="00000000">
      <w:pPr>
        <w:shd w:val="clear" w:color="auto" w:fill="1E1E1E"/>
        <w:spacing w:line="325" w:lineRule="auto"/>
        <w:rPr>
          <w:del w:id="84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4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txtCivilité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5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20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"Mr/Mrs."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65FB65FC" w14:textId="77777777" w:rsidR="00E879D8" w:rsidRDefault="00000000">
      <w:pPr>
        <w:shd w:val="clear" w:color="auto" w:fill="1E1E1E"/>
        <w:spacing w:line="325" w:lineRule="auto"/>
        <w:rPr>
          <w:del w:id="84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4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7884592C" w14:textId="77777777" w:rsidR="00E879D8" w:rsidRDefault="00000000">
      <w:pPr>
        <w:shd w:val="clear" w:color="auto" w:fill="1E1E1E"/>
        <w:spacing w:line="325" w:lineRule="auto"/>
        <w:rPr>
          <w:del w:id="84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4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textProperty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bind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textProperty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());</w:delText>
        </w:r>
      </w:del>
    </w:p>
    <w:p w14:paraId="085DEB04" w14:textId="77777777" w:rsidR="00E879D8" w:rsidRDefault="00000000">
      <w:pPr>
        <w:shd w:val="clear" w:color="auto" w:fill="1E1E1E"/>
        <w:spacing w:line="325" w:lineRule="auto"/>
        <w:rPr>
          <w:del w:id="84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4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txtPrénom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160DC003" w14:textId="77777777" w:rsidR="00E879D8" w:rsidRDefault="00000000">
      <w:pPr>
        <w:shd w:val="clear" w:color="auto" w:fill="1E1E1E"/>
        <w:spacing w:line="325" w:lineRule="auto"/>
        <w:rPr>
          <w:del w:id="85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5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txtPrénom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textProperty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bind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textProperty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());</w:delText>
        </w:r>
      </w:del>
    </w:p>
    <w:p w14:paraId="288BF87A" w14:textId="77777777" w:rsidR="00E879D8" w:rsidRDefault="00000000">
      <w:pPr>
        <w:shd w:val="clear" w:color="auto" w:fill="1E1E1E"/>
        <w:spacing w:line="325" w:lineRule="auto"/>
        <w:rPr>
          <w:del w:id="85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5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1CC81B71" w14:textId="77777777" w:rsidR="00E879D8" w:rsidRDefault="00000000">
      <w:pPr>
        <w:shd w:val="clear" w:color="auto" w:fill="1E1E1E"/>
        <w:spacing w:line="325" w:lineRule="auto"/>
        <w:rPr>
          <w:del w:id="85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5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HBox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textes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HBox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txtCivilité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txtPrénom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43D17D97" w14:textId="77777777" w:rsidR="00E879D8" w:rsidRDefault="00000000">
      <w:pPr>
        <w:shd w:val="clear" w:color="auto" w:fill="1E1E1E"/>
        <w:spacing w:line="325" w:lineRule="auto"/>
        <w:rPr>
          <w:del w:id="85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5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textes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setSpacing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5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6CBE4E4" w14:textId="77777777" w:rsidR="00E879D8" w:rsidRDefault="00000000">
      <w:pPr>
        <w:shd w:val="clear" w:color="auto" w:fill="1E1E1E"/>
        <w:spacing w:line="325" w:lineRule="auto"/>
        <w:rPr>
          <w:del w:id="85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5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6718F344" w14:textId="77777777" w:rsidR="00E879D8" w:rsidRDefault="00000000">
      <w:pPr>
        <w:shd w:val="clear" w:color="auto" w:fill="1E1E1E"/>
        <w:spacing w:line="325" w:lineRule="auto"/>
        <w:rPr>
          <w:del w:id="86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6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imgV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ImageView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43395BE2" w14:textId="77777777" w:rsidR="00E879D8" w:rsidRDefault="00000000">
      <w:pPr>
        <w:shd w:val="clear" w:color="auto" w:fill="1E1E1E"/>
        <w:spacing w:line="325" w:lineRule="auto"/>
        <w:rPr>
          <w:del w:id="86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6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5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160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"Email : 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0A86C153" w14:textId="77777777" w:rsidR="00E879D8" w:rsidRDefault="00000000">
      <w:pPr>
        <w:shd w:val="clear" w:color="auto" w:fill="1E1E1E"/>
        <w:spacing w:line="325" w:lineRule="auto"/>
        <w:rPr>
          <w:del w:id="86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6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6EB346EB" w14:textId="77777777" w:rsidR="00E879D8" w:rsidRDefault="00000000">
      <w:pPr>
        <w:shd w:val="clear" w:color="auto" w:fill="1E1E1E"/>
        <w:spacing w:line="325" w:lineRule="auto"/>
        <w:rPr>
          <w:del w:id="86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6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Image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img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Image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getClass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getResource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"tazz.png"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toString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(),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140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140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true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false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6EB4A74B" w14:textId="77777777" w:rsidR="00E879D8" w:rsidRDefault="00000000">
      <w:pPr>
        <w:shd w:val="clear" w:color="auto" w:fill="1E1E1E"/>
        <w:spacing w:line="325" w:lineRule="auto"/>
        <w:rPr>
          <w:del w:id="86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6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imgV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setImage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(img);</w:delText>
        </w:r>
      </w:del>
    </w:p>
    <w:p w14:paraId="2382E740" w14:textId="77777777" w:rsidR="00E879D8" w:rsidRDefault="00000000">
      <w:pPr>
        <w:shd w:val="clear" w:color="auto" w:fill="1E1E1E"/>
        <w:spacing w:line="325" w:lineRule="auto"/>
        <w:rPr>
          <w:del w:id="87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7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imgV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430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6FEE5797" w14:textId="77777777" w:rsidR="00E879D8" w:rsidRDefault="00000000">
      <w:pPr>
        <w:shd w:val="clear" w:color="auto" w:fill="1E1E1E"/>
        <w:spacing w:line="325" w:lineRule="auto"/>
        <w:rPr>
          <w:del w:id="87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7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imgV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setY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25A337CA" w14:textId="77777777" w:rsidR="00E879D8" w:rsidRDefault="00E879D8">
      <w:pPr>
        <w:shd w:val="clear" w:color="auto" w:fill="1E1E1E"/>
        <w:spacing w:line="325" w:lineRule="auto"/>
        <w:rPr>
          <w:del w:id="87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01A004A6" w14:textId="77777777" w:rsidR="00E879D8" w:rsidRDefault="00000000">
      <w:pPr>
        <w:shd w:val="clear" w:color="auto" w:fill="1E1E1E"/>
        <w:spacing w:line="325" w:lineRule="auto"/>
        <w:rPr>
          <w:del w:id="87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7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zoneDessin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getChildren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addAll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(rect, textes,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, imgV);</w:delText>
        </w:r>
      </w:del>
    </w:p>
    <w:p w14:paraId="72DEF39F" w14:textId="77777777" w:rsidR="00E879D8" w:rsidRDefault="00000000">
      <w:pPr>
        <w:shd w:val="clear" w:color="auto" w:fill="1E1E1E"/>
        <w:spacing w:line="325" w:lineRule="auto"/>
        <w:rPr>
          <w:del w:id="87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7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6E35181E" w14:textId="77777777" w:rsidR="00E879D8" w:rsidRDefault="00000000">
      <w:pPr>
        <w:shd w:val="clear" w:color="auto" w:fill="1E1E1E"/>
        <w:spacing w:line="325" w:lineRule="auto"/>
        <w:rPr>
          <w:del w:id="87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8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zoneDessin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setVisible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false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05EB17EF" w14:textId="77777777" w:rsidR="00E879D8" w:rsidRDefault="00E879D8">
      <w:pPr>
        <w:shd w:val="clear" w:color="auto" w:fill="1E1E1E"/>
        <w:spacing w:line="325" w:lineRule="auto"/>
        <w:rPr>
          <w:del w:id="88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2701E7FE" w14:textId="77777777" w:rsidR="00E879D8" w:rsidRDefault="00000000">
      <w:pPr>
        <w:shd w:val="clear" w:color="auto" w:fill="1E1E1E"/>
        <w:spacing w:line="325" w:lineRule="auto"/>
        <w:rPr>
          <w:del w:id="88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8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return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zoneDessin;</w:delText>
        </w:r>
      </w:del>
    </w:p>
    <w:p w14:paraId="0F2DCFA5" w14:textId="77777777" w:rsidR="00E879D8" w:rsidRDefault="00000000">
      <w:pPr>
        <w:shd w:val="clear" w:color="auto" w:fill="1E1E1E"/>
        <w:spacing w:line="325" w:lineRule="auto"/>
        <w:rPr>
          <w:del w:id="88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8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}</w:delText>
        </w:r>
      </w:del>
    </w:p>
    <w:p w14:paraId="6B83B4A5" w14:textId="77777777" w:rsidR="00E879D8" w:rsidRDefault="00E879D8">
      <w:pPr>
        <w:shd w:val="clear" w:color="auto" w:fill="1E1E1E"/>
        <w:spacing w:line="325" w:lineRule="auto"/>
        <w:rPr>
          <w:del w:id="88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36B617A0" w14:textId="77777777" w:rsidR="00E879D8" w:rsidRDefault="00000000">
      <w:pPr>
        <w:shd w:val="clear" w:color="auto" w:fill="1E1E1E"/>
        <w:spacing w:line="325" w:lineRule="auto"/>
        <w:rPr>
          <w:del w:id="88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8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GridPane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créerFormulaire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() {</w:delText>
        </w:r>
      </w:del>
    </w:p>
    <w:p w14:paraId="02B52E5E" w14:textId="77777777" w:rsidR="00E879D8" w:rsidRDefault="00000000">
      <w:pPr>
        <w:shd w:val="clear" w:color="auto" w:fill="1E1E1E"/>
        <w:spacing w:line="325" w:lineRule="auto"/>
        <w:rPr>
          <w:del w:id="88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9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GridPane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GridPane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7BC08C6F" w14:textId="77777777" w:rsidR="00E879D8" w:rsidRDefault="00000000">
      <w:pPr>
        <w:shd w:val="clear" w:color="auto" w:fill="1E1E1E"/>
        <w:spacing w:line="325" w:lineRule="auto"/>
        <w:rPr>
          <w:del w:id="89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9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setHgap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20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24D878B0" w14:textId="77777777" w:rsidR="00E879D8" w:rsidRDefault="00000000">
      <w:pPr>
        <w:shd w:val="clear" w:color="auto" w:fill="1E1E1E"/>
        <w:spacing w:line="325" w:lineRule="auto"/>
        <w:rPr>
          <w:del w:id="89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9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setVgap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1F9AB3CF" w14:textId="77777777" w:rsidR="00E879D8" w:rsidRDefault="00000000">
      <w:pPr>
        <w:shd w:val="clear" w:color="auto" w:fill="1E1E1E"/>
        <w:spacing w:line="325" w:lineRule="auto"/>
        <w:rPr>
          <w:del w:id="89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9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setAlignment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Pos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CENTER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0CF0C4B3" w14:textId="77777777" w:rsidR="00E879D8" w:rsidRDefault="00E879D8">
      <w:pPr>
        <w:shd w:val="clear" w:color="auto" w:fill="1E1E1E"/>
        <w:spacing w:line="325" w:lineRule="auto"/>
        <w:rPr>
          <w:del w:id="89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0BB6B8DC" w14:textId="77777777" w:rsidR="00E879D8" w:rsidRDefault="00000000">
      <w:pPr>
        <w:shd w:val="clear" w:color="auto" w:fill="1E1E1E"/>
        <w:spacing w:line="325" w:lineRule="auto"/>
        <w:rPr>
          <w:del w:id="89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9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7BDE7B61" w14:textId="77777777" w:rsidR="00E879D8" w:rsidRDefault="00000000">
      <w:pPr>
        <w:shd w:val="clear" w:color="auto" w:fill="1E1E1E"/>
        <w:spacing w:line="325" w:lineRule="auto"/>
        <w:rPr>
          <w:del w:id="90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0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21301F91" w14:textId="77777777" w:rsidR="00E879D8" w:rsidRDefault="00E879D8">
      <w:pPr>
        <w:shd w:val="clear" w:color="auto" w:fill="1E1E1E"/>
        <w:spacing w:line="325" w:lineRule="auto"/>
        <w:rPr>
          <w:del w:id="90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4E37C3BC" w14:textId="77777777" w:rsidR="00E879D8" w:rsidRDefault="00000000">
      <w:pPr>
        <w:shd w:val="clear" w:color="auto" w:fill="1E1E1E"/>
        <w:spacing w:line="325" w:lineRule="auto"/>
        <w:rPr>
          <w:del w:id="90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0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4C5CD6C4" w14:textId="77777777" w:rsidR="00E879D8" w:rsidRDefault="00000000">
      <w:pPr>
        <w:shd w:val="clear" w:color="auto" w:fill="1E1E1E"/>
        <w:spacing w:line="325" w:lineRule="auto"/>
        <w:rPr>
          <w:del w:id="90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0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20A80462" w14:textId="77777777" w:rsidR="00E879D8" w:rsidRDefault="00000000">
      <w:pPr>
        <w:shd w:val="clear" w:color="auto" w:fill="1E1E1E"/>
        <w:spacing w:line="325" w:lineRule="auto"/>
        <w:rPr>
          <w:del w:id="90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0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68BCDBA5" w14:textId="77777777" w:rsidR="00E879D8" w:rsidRDefault="00000000">
      <w:pPr>
        <w:shd w:val="clear" w:color="auto" w:fill="1E1E1E"/>
        <w:spacing w:line="325" w:lineRule="auto"/>
        <w:rPr>
          <w:del w:id="90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1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2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3043440D" w14:textId="77777777" w:rsidR="00E879D8" w:rsidRDefault="00000000">
      <w:pPr>
        <w:shd w:val="clear" w:color="auto" w:fill="1E1E1E"/>
        <w:spacing w:line="325" w:lineRule="auto"/>
        <w:rPr>
          <w:del w:id="91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1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2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1F966AE9" w14:textId="77777777" w:rsidR="00E879D8" w:rsidRDefault="00E879D8">
      <w:pPr>
        <w:shd w:val="clear" w:color="auto" w:fill="1E1E1E"/>
        <w:spacing w:line="325" w:lineRule="auto"/>
        <w:rPr>
          <w:del w:id="91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68902B5B" w14:textId="77777777" w:rsidR="00E879D8" w:rsidRDefault="00000000">
      <w:pPr>
        <w:shd w:val="clear" w:color="auto" w:fill="1E1E1E"/>
        <w:spacing w:line="325" w:lineRule="auto"/>
        <w:rPr>
          <w:del w:id="91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1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lblNomPhoto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3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7DDC4388" w14:textId="77777777" w:rsidR="00E879D8" w:rsidRDefault="00000000">
      <w:pPr>
        <w:shd w:val="clear" w:color="auto" w:fill="1E1E1E"/>
        <w:spacing w:line="325" w:lineRule="auto"/>
        <w:rPr>
          <w:del w:id="91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1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lblCheminPhoto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3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0617B3D1" w14:textId="77777777" w:rsidR="00E879D8" w:rsidRDefault="00E879D8">
      <w:pPr>
        <w:shd w:val="clear" w:color="auto" w:fill="1E1E1E"/>
        <w:spacing w:line="325" w:lineRule="auto"/>
        <w:rPr>
          <w:del w:id="91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565A12B2" w14:textId="77777777" w:rsidR="00E879D8" w:rsidRDefault="00000000">
      <w:pPr>
        <w:shd w:val="clear" w:color="auto" w:fill="1E1E1E"/>
        <w:spacing w:line="325" w:lineRule="auto"/>
        <w:rPr>
          <w:del w:id="91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2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return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form;</w:delText>
        </w:r>
      </w:del>
    </w:p>
    <w:p w14:paraId="588C123A" w14:textId="77777777" w:rsidR="00E879D8" w:rsidRDefault="00000000">
      <w:pPr>
        <w:shd w:val="clear" w:color="auto" w:fill="1E1E1E"/>
        <w:spacing w:line="325" w:lineRule="auto"/>
        <w:rPr>
          <w:del w:id="92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2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}</w:delText>
        </w:r>
      </w:del>
    </w:p>
    <w:p w14:paraId="10A41390" w14:textId="77777777" w:rsidR="00E879D8" w:rsidRDefault="00000000">
      <w:pPr>
        <w:shd w:val="clear" w:color="auto" w:fill="1E1E1E"/>
        <w:spacing w:line="325" w:lineRule="auto"/>
        <w:rPr>
          <w:del w:id="92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2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</w:del>
    </w:p>
    <w:p w14:paraId="018F42A6" w14:textId="77777777" w:rsidR="00E879D8" w:rsidRDefault="00000000">
      <w:pPr>
        <w:shd w:val="clear" w:color="auto" w:fill="1E1E1E"/>
        <w:spacing w:line="325" w:lineRule="auto"/>
        <w:rPr>
          <w:del w:id="92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2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public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static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void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main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String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[]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args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 {</w:delText>
        </w:r>
      </w:del>
    </w:p>
    <w:p w14:paraId="6FFC8AC8" w14:textId="77777777" w:rsidR="00E879D8" w:rsidRDefault="00000000">
      <w:pPr>
        <w:shd w:val="clear" w:color="auto" w:fill="1E1E1E"/>
        <w:spacing w:line="325" w:lineRule="auto"/>
        <w:rPr>
          <w:del w:id="92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2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Application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launch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(args);</w:delText>
        </w:r>
      </w:del>
    </w:p>
    <w:p w14:paraId="46650881" w14:textId="77777777" w:rsidR="00E879D8" w:rsidRDefault="00000000">
      <w:pPr>
        <w:shd w:val="clear" w:color="auto" w:fill="1E1E1E"/>
        <w:spacing w:line="325" w:lineRule="auto"/>
        <w:rPr>
          <w:del w:id="92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3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}</w:delText>
        </w:r>
      </w:del>
    </w:p>
    <w:p w14:paraId="2D0406D2" w14:textId="77777777" w:rsidR="00E879D8" w:rsidRDefault="00E879D8">
      <w:pPr>
        <w:shd w:val="clear" w:color="auto" w:fill="1E1E1E"/>
        <w:spacing w:line="325" w:lineRule="auto"/>
        <w:rPr>
          <w:del w:id="93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0E86647C" w14:textId="77777777" w:rsidR="00E879D8" w:rsidRDefault="00000000">
      <w:pPr>
        <w:shd w:val="clear" w:color="auto" w:fill="1E1E1E"/>
        <w:spacing w:line="325" w:lineRule="auto"/>
        <w:rPr>
          <w:del w:id="932" w:author="chapristi孫悟空" w:date="2024-04-25T14:43:00Z"/>
          <w:rFonts w:ascii="Courier New" w:eastAsia="Courier New" w:hAnsi="Courier New" w:cs="Courier New"/>
          <w:color w:val="4EC9B0"/>
          <w:sz w:val="21"/>
          <w:szCs w:val="21"/>
        </w:rPr>
      </w:pPr>
      <w:del w:id="93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@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Override</w:delText>
        </w:r>
      </w:del>
    </w:p>
    <w:p w14:paraId="54C99361" w14:textId="77777777" w:rsidR="00E879D8" w:rsidRDefault="00000000">
      <w:pPr>
        <w:shd w:val="clear" w:color="auto" w:fill="1E1E1E"/>
        <w:spacing w:line="325" w:lineRule="auto"/>
        <w:rPr>
          <w:del w:id="93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3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public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void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handle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MouseEvent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event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 {</w:delText>
        </w:r>
      </w:del>
    </w:p>
    <w:p w14:paraId="5427E221" w14:textId="77777777" w:rsidR="00E879D8" w:rsidRDefault="00000000">
      <w:pPr>
        <w:shd w:val="clear" w:color="auto" w:fill="1E1E1E"/>
        <w:spacing w:line="325" w:lineRule="auto"/>
        <w:rPr>
          <w:del w:id="93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3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if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event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getSource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() ==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btnCréerCarte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 {</w:delText>
        </w:r>
      </w:del>
    </w:p>
    <w:p w14:paraId="191AE96D" w14:textId="77777777" w:rsidR="00E879D8" w:rsidRDefault="00000000">
      <w:pPr>
        <w:shd w:val="clear" w:color="auto" w:fill="1E1E1E"/>
        <w:spacing w:line="325" w:lineRule="auto"/>
        <w:rPr>
          <w:del w:id="93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3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if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equals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) ||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equals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) ||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equals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)) {</w:delText>
        </w:r>
      </w:del>
    </w:p>
    <w:p w14:paraId="3879C17B" w14:textId="77777777" w:rsidR="00E879D8" w:rsidRDefault="00000000">
      <w:pPr>
        <w:shd w:val="clear" w:color="auto" w:fill="1E1E1E"/>
        <w:spacing w:line="325" w:lineRule="auto"/>
        <w:rPr>
          <w:del w:id="94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4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Alert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dialog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Alert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AlertType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ERROR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32005F14" w14:textId="77777777" w:rsidR="00E879D8" w:rsidRDefault="00000000">
      <w:pPr>
        <w:shd w:val="clear" w:color="auto" w:fill="1E1E1E"/>
        <w:spacing w:line="325" w:lineRule="auto"/>
        <w:rPr>
          <w:del w:id="94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4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dialog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setTitle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"Erreur de saisie"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34C6279" w14:textId="77777777" w:rsidR="00E879D8" w:rsidRDefault="00000000">
      <w:pPr>
        <w:shd w:val="clear" w:color="auto" w:fill="1E1E1E"/>
        <w:spacing w:line="325" w:lineRule="auto"/>
        <w:rPr>
          <w:del w:id="944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94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remove error title</w:delText>
        </w:r>
      </w:del>
    </w:p>
    <w:p w14:paraId="346A9E7D" w14:textId="77777777" w:rsidR="00E879D8" w:rsidRDefault="00000000">
      <w:pPr>
        <w:shd w:val="clear" w:color="auto" w:fill="1E1E1E"/>
        <w:spacing w:line="325" w:lineRule="auto"/>
        <w:rPr>
          <w:del w:id="94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4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dialog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setHeaderText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null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794EF5C7" w14:textId="77777777" w:rsidR="00E879D8" w:rsidRDefault="00000000">
      <w:pPr>
        <w:shd w:val="clear" w:color="auto" w:fill="1E1E1E"/>
        <w:spacing w:line="325" w:lineRule="auto"/>
        <w:rPr>
          <w:del w:id="94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4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dialog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setContentText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"Votre saisie est vide, voulez-vous ?"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6537C15C" w14:textId="77777777" w:rsidR="00E879D8" w:rsidRDefault="00E879D8">
      <w:pPr>
        <w:shd w:val="clear" w:color="auto" w:fill="1E1E1E"/>
        <w:spacing w:line="325" w:lineRule="auto"/>
        <w:rPr>
          <w:del w:id="95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2701E02F" w14:textId="77777777" w:rsidR="00E879D8" w:rsidRDefault="00000000">
      <w:pPr>
        <w:shd w:val="clear" w:color="auto" w:fill="1E1E1E"/>
        <w:spacing w:line="325" w:lineRule="auto"/>
        <w:rPr>
          <w:del w:id="95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5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ButtonType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btnType1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ButtonType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"Quitter"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0E0224EC" w14:textId="77777777" w:rsidR="00E879D8" w:rsidRDefault="00000000">
      <w:pPr>
        <w:shd w:val="clear" w:color="auto" w:fill="1E1E1E"/>
        <w:spacing w:line="325" w:lineRule="auto"/>
        <w:rPr>
          <w:del w:id="95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5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ButtonType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btnType2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ButtonType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"Charger un exemple par défaut"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034F2DE8" w14:textId="77777777" w:rsidR="00E879D8" w:rsidRDefault="00000000">
      <w:pPr>
        <w:shd w:val="clear" w:color="auto" w:fill="1E1E1E"/>
        <w:spacing w:line="325" w:lineRule="auto"/>
        <w:rPr>
          <w:del w:id="95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5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ButtonType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btnType3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ButtonType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"Revenir à la saisie"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0FA0CB4A" w14:textId="77777777" w:rsidR="00E879D8" w:rsidRDefault="00000000">
      <w:pPr>
        <w:shd w:val="clear" w:color="auto" w:fill="1E1E1E"/>
        <w:spacing w:line="325" w:lineRule="auto"/>
        <w:rPr>
          <w:del w:id="95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5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</w:delText>
        </w:r>
      </w:del>
    </w:p>
    <w:p w14:paraId="26A39D98" w14:textId="77777777" w:rsidR="00E879D8" w:rsidRDefault="00000000">
      <w:pPr>
        <w:shd w:val="clear" w:color="auto" w:fill="1E1E1E"/>
        <w:spacing w:line="325" w:lineRule="auto"/>
        <w:rPr>
          <w:del w:id="95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6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dialog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getButtonTypes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setAll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(btnType1, btnType2, btnType3);</w:delText>
        </w:r>
      </w:del>
    </w:p>
    <w:p w14:paraId="6DE1942D" w14:textId="77777777" w:rsidR="00E879D8" w:rsidRDefault="00000000">
      <w:pPr>
        <w:shd w:val="clear" w:color="auto" w:fill="1E1E1E"/>
        <w:spacing w:line="325" w:lineRule="auto"/>
        <w:rPr>
          <w:del w:id="96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6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Optional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&lt;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ButtonType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&gt;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choix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dialog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showAndWait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01FE78E3" w14:textId="77777777" w:rsidR="00E879D8" w:rsidRDefault="00000000">
      <w:pPr>
        <w:shd w:val="clear" w:color="auto" w:fill="1E1E1E"/>
        <w:spacing w:line="325" w:lineRule="auto"/>
        <w:rPr>
          <w:del w:id="96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6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if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choix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isPresent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()) {</w:delText>
        </w:r>
      </w:del>
    </w:p>
    <w:p w14:paraId="1A705DBB" w14:textId="77777777" w:rsidR="00E879D8" w:rsidRDefault="00000000">
      <w:pPr>
        <w:shd w:val="clear" w:color="auto" w:fill="1E1E1E"/>
        <w:spacing w:line="325" w:lineRule="auto"/>
        <w:rPr>
          <w:del w:id="965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96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quitter (l'application)</w:delText>
        </w:r>
      </w:del>
    </w:p>
    <w:p w14:paraId="63C88A6D" w14:textId="77777777" w:rsidR="00E879D8" w:rsidRDefault="00000000">
      <w:pPr>
        <w:shd w:val="clear" w:color="auto" w:fill="1E1E1E"/>
        <w:spacing w:line="325" w:lineRule="auto"/>
        <w:rPr>
          <w:del w:id="96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6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if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choix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 == btnType1) {</w:delText>
        </w:r>
      </w:del>
    </w:p>
    <w:p w14:paraId="1F7370FC" w14:textId="77777777" w:rsidR="00E879D8" w:rsidRDefault="00000000">
      <w:pPr>
        <w:shd w:val="clear" w:color="auto" w:fill="1E1E1E"/>
        <w:spacing w:line="325" w:lineRule="auto"/>
        <w:rPr>
          <w:del w:id="96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7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Platform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exit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2AC230EA" w14:textId="77777777" w:rsidR="00E879D8" w:rsidRDefault="00000000">
      <w:pPr>
        <w:shd w:val="clear" w:color="auto" w:fill="1E1E1E"/>
        <w:spacing w:line="325" w:lineRule="auto"/>
        <w:rPr>
          <w:del w:id="97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7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}</w:delText>
        </w:r>
      </w:del>
    </w:p>
    <w:p w14:paraId="76DB51C7" w14:textId="77777777" w:rsidR="00E879D8" w:rsidRDefault="00000000">
      <w:pPr>
        <w:shd w:val="clear" w:color="auto" w:fill="1E1E1E"/>
        <w:spacing w:line="325" w:lineRule="auto"/>
        <w:rPr>
          <w:del w:id="973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97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charger un exemple par défaut</w:delText>
        </w:r>
      </w:del>
    </w:p>
    <w:p w14:paraId="56DD3827" w14:textId="77777777" w:rsidR="00E879D8" w:rsidRDefault="00000000">
      <w:pPr>
        <w:shd w:val="clear" w:color="auto" w:fill="1E1E1E"/>
        <w:spacing w:line="325" w:lineRule="auto"/>
        <w:rPr>
          <w:del w:id="97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7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else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if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choix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 == btnType2) {</w:delText>
        </w:r>
      </w:del>
    </w:p>
    <w:p w14:paraId="7FC0098E" w14:textId="77777777" w:rsidR="00E879D8" w:rsidRDefault="00000000">
      <w:pPr>
        <w:shd w:val="clear" w:color="auto" w:fill="1E1E1E"/>
        <w:spacing w:line="325" w:lineRule="auto"/>
        <w:rPr>
          <w:del w:id="97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7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"Doe"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053B812E" w14:textId="77777777" w:rsidR="00E879D8" w:rsidRDefault="00000000">
      <w:pPr>
        <w:shd w:val="clear" w:color="auto" w:fill="1E1E1E"/>
        <w:spacing w:line="325" w:lineRule="auto"/>
        <w:rPr>
          <w:del w:id="97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8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"John"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6D76719" w14:textId="77777777" w:rsidR="00E879D8" w:rsidRDefault="00000000">
      <w:pPr>
        <w:shd w:val="clear" w:color="auto" w:fill="1E1E1E"/>
        <w:spacing w:line="325" w:lineRule="auto"/>
        <w:rPr>
          <w:del w:id="98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8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"john.doe@example.com"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209B1C6D" w14:textId="77777777" w:rsidR="00E879D8" w:rsidRDefault="00000000">
      <w:pPr>
        <w:shd w:val="clear" w:color="auto" w:fill="1E1E1E"/>
        <w:spacing w:line="325" w:lineRule="auto"/>
        <w:rPr>
          <w:del w:id="98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8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}</w:delText>
        </w:r>
      </w:del>
    </w:p>
    <w:p w14:paraId="799E3C1D" w14:textId="77777777" w:rsidR="00E879D8" w:rsidRDefault="00000000">
      <w:pPr>
        <w:shd w:val="clear" w:color="auto" w:fill="1E1E1E"/>
        <w:spacing w:line="325" w:lineRule="auto"/>
        <w:rPr>
          <w:del w:id="985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98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revenir à la saisie</w:delText>
        </w:r>
      </w:del>
    </w:p>
    <w:p w14:paraId="46751F6B" w14:textId="77777777" w:rsidR="00E879D8" w:rsidRDefault="00000000">
      <w:pPr>
        <w:shd w:val="clear" w:color="auto" w:fill="1E1E1E"/>
        <w:spacing w:line="325" w:lineRule="auto"/>
        <w:rPr>
          <w:del w:id="98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8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else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if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choix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 == btnType3) {</w:delText>
        </w:r>
      </w:del>
    </w:p>
    <w:p w14:paraId="16432184" w14:textId="77777777" w:rsidR="00E879D8" w:rsidRDefault="00000000">
      <w:pPr>
        <w:shd w:val="clear" w:color="auto" w:fill="1E1E1E"/>
        <w:spacing w:line="325" w:lineRule="auto"/>
        <w:rPr>
          <w:del w:id="989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99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no-op : rien à faire</w:delText>
        </w:r>
      </w:del>
    </w:p>
    <w:p w14:paraId="28699008" w14:textId="77777777" w:rsidR="00E879D8" w:rsidRDefault="00000000">
      <w:pPr>
        <w:shd w:val="clear" w:color="auto" w:fill="1E1E1E"/>
        <w:spacing w:line="325" w:lineRule="auto"/>
        <w:rPr>
          <w:del w:id="99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9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}</w:delText>
        </w:r>
      </w:del>
    </w:p>
    <w:p w14:paraId="74C75CE4" w14:textId="77777777" w:rsidR="00E879D8" w:rsidRDefault="00000000">
      <w:pPr>
        <w:shd w:val="clear" w:color="auto" w:fill="1E1E1E"/>
        <w:spacing w:line="325" w:lineRule="auto"/>
        <w:rPr>
          <w:del w:id="99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9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}</w:delText>
        </w:r>
      </w:del>
    </w:p>
    <w:p w14:paraId="1F439CCD" w14:textId="77777777" w:rsidR="00E879D8" w:rsidRDefault="00000000">
      <w:pPr>
        <w:shd w:val="clear" w:color="auto" w:fill="1E1E1E"/>
        <w:spacing w:line="325" w:lineRule="auto"/>
        <w:rPr>
          <w:del w:id="99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9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}</w:delText>
        </w:r>
      </w:del>
    </w:p>
    <w:p w14:paraId="7FE3359E" w14:textId="77777777" w:rsidR="00E879D8" w:rsidRDefault="00000000">
      <w:pPr>
        <w:shd w:val="clear" w:color="auto" w:fill="1E1E1E"/>
        <w:spacing w:line="325" w:lineRule="auto"/>
        <w:rPr>
          <w:del w:id="99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9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else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{</w:delText>
        </w:r>
      </w:del>
    </w:p>
    <w:p w14:paraId="4A8CE3BC" w14:textId="77777777" w:rsidR="00E879D8" w:rsidRDefault="00000000">
      <w:pPr>
        <w:shd w:val="clear" w:color="auto" w:fill="1E1E1E"/>
        <w:spacing w:line="325" w:lineRule="auto"/>
        <w:rPr>
          <w:del w:id="99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0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zoneDessin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setVisible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true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1A098E86" w14:textId="77777777" w:rsidR="00E879D8" w:rsidRDefault="00000000">
      <w:pPr>
        <w:shd w:val="clear" w:color="auto" w:fill="1E1E1E"/>
        <w:spacing w:line="325" w:lineRule="auto"/>
        <w:rPr>
          <w:del w:id="100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0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}</w:delText>
        </w:r>
      </w:del>
    </w:p>
    <w:p w14:paraId="7BAD5B61" w14:textId="77777777" w:rsidR="00E879D8" w:rsidRDefault="00000000">
      <w:pPr>
        <w:shd w:val="clear" w:color="auto" w:fill="1E1E1E"/>
        <w:spacing w:line="325" w:lineRule="auto"/>
        <w:rPr>
          <w:del w:id="100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0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}</w:delText>
        </w:r>
      </w:del>
    </w:p>
    <w:p w14:paraId="44979AFD" w14:textId="77777777" w:rsidR="00E879D8" w:rsidRDefault="00000000">
      <w:pPr>
        <w:shd w:val="clear" w:color="auto" w:fill="1E1E1E"/>
        <w:spacing w:line="325" w:lineRule="auto"/>
        <w:rPr>
          <w:del w:id="100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0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else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if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event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getSource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() ==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 {</w:delText>
        </w:r>
      </w:del>
    </w:p>
    <w:p w14:paraId="0721B467" w14:textId="77777777" w:rsidR="00E879D8" w:rsidRDefault="00000000">
      <w:pPr>
        <w:shd w:val="clear" w:color="auto" w:fill="1E1E1E"/>
        <w:spacing w:line="325" w:lineRule="auto"/>
        <w:rPr>
          <w:del w:id="100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0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FileChooser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fileChooser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FileChooser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33129AC0" w14:textId="77777777" w:rsidR="00E879D8" w:rsidRDefault="00000000">
      <w:pPr>
        <w:shd w:val="clear" w:color="auto" w:fill="1E1E1E"/>
        <w:spacing w:line="325" w:lineRule="auto"/>
        <w:rPr>
          <w:del w:id="100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1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fileChooser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setTitle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"Choisir une photo"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6BC78E97" w14:textId="77777777" w:rsidR="00E879D8" w:rsidRDefault="00000000">
      <w:pPr>
        <w:shd w:val="clear" w:color="auto" w:fill="1E1E1E"/>
        <w:spacing w:line="325" w:lineRule="auto"/>
        <w:rPr>
          <w:del w:id="101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1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</w:delText>
        </w:r>
      </w:del>
    </w:p>
    <w:p w14:paraId="61B624B3" w14:textId="77777777" w:rsidR="00E879D8" w:rsidRDefault="00000000">
      <w:pPr>
        <w:shd w:val="clear" w:color="auto" w:fill="1E1E1E"/>
        <w:spacing w:line="325" w:lineRule="auto"/>
        <w:rPr>
          <w:del w:id="1013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101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PS : pour choisir que des images</w:delText>
        </w:r>
      </w:del>
    </w:p>
    <w:p w14:paraId="23AACBF5" w14:textId="77777777" w:rsidR="00E879D8" w:rsidRDefault="00000000">
      <w:pPr>
        <w:shd w:val="clear" w:color="auto" w:fill="1E1E1E"/>
        <w:spacing w:line="325" w:lineRule="auto"/>
        <w:rPr>
          <w:del w:id="1015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101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fileChooser.getExtensionFilters().addAll(</w:delText>
        </w:r>
      </w:del>
    </w:p>
    <w:p w14:paraId="6A5F432E" w14:textId="77777777" w:rsidR="00E879D8" w:rsidRDefault="00000000">
      <w:pPr>
        <w:shd w:val="clear" w:color="auto" w:fill="1E1E1E"/>
        <w:spacing w:line="325" w:lineRule="auto"/>
        <w:rPr>
          <w:del w:id="1017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101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  new FileChooser.ExtensionFilter("Fichiers images", "*.png", "*.jpg", "*.jpeg", "*.gif")</w:delText>
        </w:r>
      </w:del>
    </w:p>
    <w:p w14:paraId="63A118FF" w14:textId="77777777" w:rsidR="00E879D8" w:rsidRDefault="00000000">
      <w:pPr>
        <w:shd w:val="clear" w:color="auto" w:fill="1E1E1E"/>
        <w:spacing w:line="325" w:lineRule="auto"/>
        <w:rPr>
          <w:del w:id="1019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102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);</w:delText>
        </w:r>
      </w:del>
    </w:p>
    <w:p w14:paraId="3648CDF2" w14:textId="77777777" w:rsidR="00E879D8" w:rsidRDefault="00E879D8">
      <w:pPr>
        <w:shd w:val="clear" w:color="auto" w:fill="1E1E1E"/>
        <w:spacing w:line="325" w:lineRule="auto"/>
        <w:rPr>
          <w:del w:id="102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2211988E" w14:textId="77777777" w:rsidR="00E879D8" w:rsidRDefault="00000000">
      <w:pPr>
        <w:shd w:val="clear" w:color="auto" w:fill="1E1E1E"/>
        <w:spacing w:line="325" w:lineRule="auto"/>
        <w:rPr>
          <w:del w:id="102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2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File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selectedFile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fileChooser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showOpenDialog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maFenêtre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181638AF" w14:textId="77777777" w:rsidR="00E879D8" w:rsidRDefault="00000000">
      <w:pPr>
        <w:shd w:val="clear" w:color="auto" w:fill="1E1E1E"/>
        <w:spacing w:line="325" w:lineRule="auto"/>
        <w:rPr>
          <w:del w:id="102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2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if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(selectedFile !=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null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 {</w:delText>
        </w:r>
      </w:del>
    </w:p>
    <w:p w14:paraId="278954C9" w14:textId="77777777" w:rsidR="00E879D8" w:rsidRDefault="00000000">
      <w:pPr>
        <w:shd w:val="clear" w:color="auto" w:fill="1E1E1E"/>
        <w:spacing w:line="325" w:lineRule="auto"/>
        <w:rPr>
          <w:del w:id="102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2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try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{</w:delText>
        </w:r>
      </w:del>
    </w:p>
    <w:p w14:paraId="5A867A3C" w14:textId="77777777" w:rsidR="00E879D8" w:rsidRDefault="00000000">
      <w:pPr>
        <w:shd w:val="clear" w:color="auto" w:fill="1E1E1E"/>
        <w:spacing w:line="325" w:lineRule="auto"/>
        <w:rPr>
          <w:del w:id="102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2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Image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img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Image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selectedFile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toURI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toURL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toString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(),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140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140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true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false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740C3A1E" w14:textId="77777777" w:rsidR="00E879D8" w:rsidRDefault="00000000">
      <w:pPr>
        <w:shd w:val="clear" w:color="auto" w:fill="1E1E1E"/>
        <w:spacing w:line="325" w:lineRule="auto"/>
        <w:rPr>
          <w:del w:id="103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3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imgV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setImage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(img);</w:delText>
        </w:r>
      </w:del>
    </w:p>
    <w:p w14:paraId="141E8770" w14:textId="77777777" w:rsidR="00E879D8" w:rsidRDefault="00000000">
      <w:pPr>
        <w:shd w:val="clear" w:color="auto" w:fill="1E1E1E"/>
        <w:spacing w:line="325" w:lineRule="auto"/>
        <w:rPr>
          <w:del w:id="103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3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}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catch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MalformedURLException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 {</w:delText>
        </w:r>
      </w:del>
    </w:p>
    <w:p w14:paraId="723E94F3" w14:textId="77777777" w:rsidR="00E879D8" w:rsidRDefault="00000000">
      <w:pPr>
        <w:shd w:val="clear" w:color="auto" w:fill="1E1E1E"/>
        <w:spacing w:line="325" w:lineRule="auto"/>
        <w:rPr>
          <w:del w:id="103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3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printStackTrace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65E51022" w14:textId="77777777" w:rsidR="00E879D8" w:rsidRDefault="00000000">
      <w:pPr>
        <w:shd w:val="clear" w:color="auto" w:fill="1E1E1E"/>
        <w:spacing w:line="325" w:lineRule="auto"/>
        <w:rPr>
          <w:del w:id="103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3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}</w:delText>
        </w:r>
      </w:del>
    </w:p>
    <w:p w14:paraId="1FA8CAE2" w14:textId="77777777" w:rsidR="00E879D8" w:rsidRDefault="00000000">
      <w:pPr>
        <w:shd w:val="clear" w:color="auto" w:fill="1E1E1E"/>
        <w:spacing w:line="325" w:lineRule="auto"/>
        <w:rPr>
          <w:del w:id="103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3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}</w:delText>
        </w:r>
      </w:del>
    </w:p>
    <w:p w14:paraId="297C1479" w14:textId="77777777" w:rsidR="00E879D8" w:rsidRDefault="00000000">
      <w:pPr>
        <w:shd w:val="clear" w:color="auto" w:fill="1E1E1E"/>
        <w:spacing w:line="325" w:lineRule="auto"/>
        <w:rPr>
          <w:del w:id="104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4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}</w:delText>
        </w:r>
      </w:del>
    </w:p>
    <w:p w14:paraId="182A2DAB" w14:textId="77777777" w:rsidR="00E879D8" w:rsidRDefault="00000000">
      <w:pPr>
        <w:shd w:val="clear" w:color="auto" w:fill="1E1E1E"/>
        <w:spacing w:line="325" w:lineRule="auto"/>
        <w:rPr>
          <w:del w:id="104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4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}</w:delText>
        </w:r>
      </w:del>
    </w:p>
    <w:p w14:paraId="2526A61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del w:id="104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}</w:delText>
        </w:r>
      </w:del>
    </w:p>
    <w:p w14:paraId="56BE2681" w14:textId="77777777" w:rsidR="00E879D8" w:rsidRDefault="00E879D8">
      <w:pPr>
        <w:rPr>
          <w:rFonts w:ascii="Courier New" w:eastAsia="Courier New" w:hAnsi="Courier New" w:cs="Courier New"/>
          <w:color w:val="FF7B72"/>
          <w:sz w:val="21"/>
          <w:szCs w:val="21"/>
          <w:highlight w:val="black"/>
        </w:rPr>
      </w:pPr>
    </w:p>
    <w:p w14:paraId="57D80984" w14:textId="77777777" w:rsidR="00E879D8" w:rsidRDefault="00000000">
      <w:pPr>
        <w:rPr>
          <w:rFonts w:ascii="Courier New" w:eastAsia="Courier New" w:hAnsi="Courier New" w:cs="Courier New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noProof/>
          <w:sz w:val="21"/>
          <w:szCs w:val="21"/>
          <w:highlight w:val="black"/>
        </w:rPr>
        <w:lastRenderedPageBreak/>
        <w:drawing>
          <wp:inline distT="114300" distB="114300" distL="114300" distR="114300" wp14:anchorId="4662E2B2" wp14:editId="5A9FB0FC">
            <wp:extent cx="4406502" cy="3154821"/>
            <wp:effectExtent l="0" t="0" r="0" b="0"/>
            <wp:docPr id="94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6502" cy="3154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F1E0F3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7B4F9581" w14:textId="77777777" w:rsidR="00E879D8" w:rsidRDefault="00000000">
      <w:pPr>
        <w:rPr>
          <w:rFonts w:ascii="Courier New" w:eastAsia="Courier New" w:hAnsi="Courier New" w:cs="Courier New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noProof/>
          <w:sz w:val="21"/>
          <w:szCs w:val="21"/>
          <w:highlight w:val="black"/>
        </w:rPr>
        <w:drawing>
          <wp:inline distT="114300" distB="114300" distL="114300" distR="114300" wp14:anchorId="3B55AA16" wp14:editId="606ACF1A">
            <wp:extent cx="2947988" cy="2943091"/>
            <wp:effectExtent l="0" t="0" r="0" b="0"/>
            <wp:docPr id="52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2943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275DCA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7C45E5D2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208EA885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1BE3BA47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0A6E05F8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39E7BC35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0A2C112D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579BAF9B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0AACB95C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1F4FAF0D" w14:textId="77777777" w:rsidR="00E879D8" w:rsidRDefault="00E879D8"/>
    <w:p w14:paraId="4EFB5B24" w14:textId="77777777" w:rsidR="00E879D8" w:rsidRDefault="00000000">
      <w:pPr>
        <w:pStyle w:val="Titre"/>
        <w:rPr>
          <w:b/>
        </w:rPr>
      </w:pPr>
      <w:bookmarkStart w:id="1045" w:name="_5xuyxk9ulgbx" w:colFirst="0" w:colLast="0"/>
      <w:bookmarkEnd w:id="1045"/>
      <w:r>
        <w:rPr>
          <w:b/>
        </w:rPr>
        <w:t>CM 5</w:t>
      </w:r>
    </w:p>
    <w:p w14:paraId="1BE4509E" w14:textId="77777777" w:rsidR="00E879D8" w:rsidRDefault="00E879D8"/>
    <w:p w14:paraId="20F57D64" w14:textId="77777777" w:rsidR="00E879D8" w:rsidRDefault="00000000">
      <w:pPr>
        <w:pStyle w:val="Titre1"/>
        <w:rPr>
          <w:b/>
        </w:rPr>
      </w:pPr>
      <w:bookmarkStart w:id="1046" w:name="_cng78u88hs3l" w:colFirst="0" w:colLast="0"/>
      <w:bookmarkEnd w:id="1046"/>
      <w:r>
        <w:rPr>
          <w:b/>
        </w:rPr>
        <w:lastRenderedPageBreak/>
        <w:t>Objectifs du cours</w:t>
      </w:r>
    </w:p>
    <w:p w14:paraId="04D81D74" w14:textId="77777777" w:rsidR="00E879D8" w:rsidRDefault="00000000">
      <w:pPr>
        <w:numPr>
          <w:ilvl w:val="0"/>
          <w:numId w:val="80"/>
        </w:numPr>
      </w:pPr>
      <w:r>
        <w:t>Rappels</w:t>
      </w:r>
    </w:p>
    <w:p w14:paraId="71EEA07D" w14:textId="77777777" w:rsidR="00E879D8" w:rsidRDefault="00000000">
      <w:pPr>
        <w:numPr>
          <w:ilvl w:val="0"/>
          <w:numId w:val="80"/>
        </w:numPr>
      </w:pPr>
      <w:r>
        <w:t>Un peu d’animation</w:t>
      </w:r>
    </w:p>
    <w:p w14:paraId="6A8FC1D6" w14:textId="77777777" w:rsidR="00E879D8" w:rsidRDefault="00000000">
      <w:pPr>
        <w:numPr>
          <w:ilvl w:val="0"/>
          <w:numId w:val="80"/>
        </w:numPr>
      </w:pPr>
      <w:r>
        <w:t xml:space="preserve">L’outil </w:t>
      </w:r>
      <w:proofErr w:type="spellStart"/>
      <w:r>
        <w:t>Scene</w:t>
      </w:r>
      <w:proofErr w:type="spellEnd"/>
      <w:r>
        <w:t xml:space="preserve"> Builder</w:t>
      </w:r>
    </w:p>
    <w:p w14:paraId="280C1446" w14:textId="77777777" w:rsidR="00E879D8" w:rsidRDefault="00000000">
      <w:pPr>
        <w:numPr>
          <w:ilvl w:val="0"/>
          <w:numId w:val="80"/>
        </w:numPr>
      </w:pPr>
      <w:r>
        <w:t xml:space="preserve">Gestion </w:t>
      </w:r>
      <w:proofErr w:type="spellStart"/>
      <w:r>
        <w:t>multi-fenêtres</w:t>
      </w:r>
      <w:proofErr w:type="spellEnd"/>
    </w:p>
    <w:p w14:paraId="727279A0" w14:textId="77777777" w:rsidR="00E879D8" w:rsidRDefault="00000000">
      <w:pPr>
        <w:numPr>
          <w:ilvl w:val="0"/>
          <w:numId w:val="80"/>
        </w:numPr>
      </w:pPr>
      <w:proofErr w:type="spellStart"/>
      <w:r>
        <w:t>JavaFX</w:t>
      </w:r>
      <w:proofErr w:type="spellEnd"/>
      <w:r>
        <w:t xml:space="preserve"> dans un projet Maven</w:t>
      </w:r>
    </w:p>
    <w:p w14:paraId="2CB0D1CF" w14:textId="77777777" w:rsidR="00E879D8" w:rsidRDefault="00000000">
      <w:pPr>
        <w:pStyle w:val="Titre1"/>
        <w:rPr>
          <w:b/>
        </w:rPr>
      </w:pPr>
      <w:bookmarkStart w:id="1047" w:name="_c811gv3y68tu" w:colFirst="0" w:colLast="0"/>
      <w:bookmarkEnd w:id="1047"/>
      <w:r>
        <w:rPr>
          <w:b/>
        </w:rPr>
        <w:t>Rappels</w:t>
      </w:r>
    </w:p>
    <w:p w14:paraId="166DAE38" w14:textId="77777777" w:rsidR="00E879D8" w:rsidRDefault="00000000">
      <w:pPr>
        <w:numPr>
          <w:ilvl w:val="0"/>
          <w:numId w:val="32"/>
        </w:numPr>
      </w:pPr>
      <w:r>
        <w:t xml:space="preserve">Propriétés </w:t>
      </w:r>
      <w:proofErr w:type="spellStart"/>
      <w:r>
        <w:t>JavaFX</w:t>
      </w:r>
      <w:proofErr w:type="spellEnd"/>
      <w:r>
        <w:t xml:space="preserve"> et binding</w:t>
      </w:r>
    </w:p>
    <w:p w14:paraId="08C160C8" w14:textId="77777777" w:rsidR="00E879D8" w:rsidRDefault="00000000">
      <w:pPr>
        <w:numPr>
          <w:ilvl w:val="0"/>
          <w:numId w:val="32"/>
        </w:numPr>
      </w:pPr>
      <w:proofErr w:type="spellStart"/>
      <w:r>
        <w:t>ObservableList</w:t>
      </w:r>
      <w:proofErr w:type="spellEnd"/>
    </w:p>
    <w:p w14:paraId="7DAA823D" w14:textId="77777777" w:rsidR="00E879D8" w:rsidRDefault="00000000">
      <w:pPr>
        <w:numPr>
          <w:ilvl w:val="0"/>
          <w:numId w:val="32"/>
        </w:numPr>
      </w:pPr>
      <w:proofErr w:type="spellStart"/>
      <w:r>
        <w:t>ListView</w:t>
      </w:r>
      <w:proofErr w:type="spellEnd"/>
    </w:p>
    <w:p w14:paraId="11535719" w14:textId="77777777" w:rsidR="00E879D8" w:rsidRDefault="00000000">
      <w:pPr>
        <w:numPr>
          <w:ilvl w:val="0"/>
          <w:numId w:val="32"/>
        </w:numPr>
      </w:pPr>
      <w:r>
        <w:t>Le glisser/déposer (Drag-and-Drop) :</w:t>
      </w:r>
    </w:p>
    <w:p w14:paraId="45411427" w14:textId="77777777" w:rsidR="00E879D8" w:rsidRDefault="00000000">
      <w:pPr>
        <w:numPr>
          <w:ilvl w:val="0"/>
          <w:numId w:val="87"/>
        </w:numPr>
      </w:pPr>
      <w:r>
        <w:t xml:space="preserve">La notion de </w:t>
      </w:r>
      <w:proofErr w:type="spellStart"/>
      <w:r>
        <w:t>Serializable</w:t>
      </w:r>
      <w:proofErr w:type="spellEnd"/>
    </w:p>
    <w:p w14:paraId="6CAEED3D" w14:textId="77777777" w:rsidR="00E879D8" w:rsidRDefault="00000000">
      <w:pPr>
        <w:numPr>
          <w:ilvl w:val="0"/>
          <w:numId w:val="87"/>
        </w:numPr>
      </w:pPr>
      <w:r>
        <w:t xml:space="preserve">Initier un </w:t>
      </w:r>
      <w:proofErr w:type="spellStart"/>
      <w:r>
        <w:t>DnD</w:t>
      </w:r>
      <w:proofErr w:type="spellEnd"/>
    </w:p>
    <w:p w14:paraId="0DD02B88" w14:textId="77777777" w:rsidR="00E879D8" w:rsidRDefault="00000000">
      <w:pPr>
        <w:numPr>
          <w:ilvl w:val="0"/>
          <w:numId w:val="87"/>
        </w:numPr>
      </w:pPr>
      <w:r>
        <w:t>Transfert de données</w:t>
      </w:r>
    </w:p>
    <w:p w14:paraId="0622C951" w14:textId="77777777" w:rsidR="00E879D8" w:rsidRDefault="00000000">
      <w:pPr>
        <w:numPr>
          <w:ilvl w:val="0"/>
          <w:numId w:val="87"/>
        </w:numPr>
      </w:pPr>
      <w:r>
        <w:t xml:space="preserve">Évènements lors d’un </w:t>
      </w:r>
      <w:proofErr w:type="spellStart"/>
      <w:r>
        <w:t>DnD</w:t>
      </w:r>
      <w:proofErr w:type="spellEnd"/>
    </w:p>
    <w:p w14:paraId="7F91D1C8" w14:textId="77777777" w:rsidR="00E879D8" w:rsidRDefault="00000000">
      <w:pPr>
        <w:numPr>
          <w:ilvl w:val="0"/>
          <w:numId w:val="87"/>
        </w:numPr>
      </w:pPr>
      <w:r>
        <w:t xml:space="preserve">Les styles CSS </w:t>
      </w:r>
    </w:p>
    <w:p w14:paraId="1829F00D" w14:textId="77777777" w:rsidR="00E879D8" w:rsidRDefault="00000000">
      <w:pPr>
        <w:pStyle w:val="Titre1"/>
        <w:rPr>
          <w:b/>
        </w:rPr>
      </w:pPr>
      <w:bookmarkStart w:id="1048" w:name="_8siij1juxesw" w:colFirst="0" w:colLast="0"/>
      <w:bookmarkEnd w:id="1048"/>
      <w:r>
        <w:rPr>
          <w:b/>
        </w:rPr>
        <w:t>Un peu d’animation</w:t>
      </w:r>
    </w:p>
    <w:p w14:paraId="1BEAE915" w14:textId="77777777" w:rsidR="00E879D8" w:rsidRDefault="00000000">
      <w:pPr>
        <w:rPr>
          <w:i/>
        </w:rPr>
      </w:pPr>
      <w:r>
        <w:rPr>
          <w:i/>
          <w:u w:val="single"/>
        </w:rPr>
        <w:t xml:space="preserve">Définition </w:t>
      </w:r>
      <w:r>
        <w:rPr>
          <w:i/>
        </w:rPr>
        <w:t>: illusion de mouvement provoquée par une suite d’images.</w:t>
      </w:r>
    </w:p>
    <w:p w14:paraId="1DFC939D" w14:textId="77777777" w:rsidR="00E879D8" w:rsidRDefault="00E879D8"/>
    <w:p w14:paraId="7DB79E5C" w14:textId="77777777" w:rsidR="00E879D8" w:rsidRDefault="00000000">
      <w:r>
        <w:t xml:space="preserve">Comparaison avec les </w:t>
      </w:r>
      <w:proofErr w:type="spellStart"/>
      <w:r>
        <w:t>flipbooks</w:t>
      </w:r>
      <w:proofErr w:type="spellEnd"/>
      <w:r>
        <w:t xml:space="preserve"> : chaque page représente une image (ou </w:t>
      </w:r>
      <w:r>
        <w:rPr>
          <w:b/>
        </w:rPr>
        <w:t>frame</w:t>
      </w:r>
      <w:r>
        <w:t>) qui est affichée selon une chronologie (</w:t>
      </w:r>
      <w:r>
        <w:rPr>
          <w:b/>
        </w:rPr>
        <w:t>timeline</w:t>
      </w:r>
      <w:r>
        <w:t xml:space="preserve">) pendant une </w:t>
      </w:r>
      <w:proofErr w:type="gramStart"/>
      <w:r>
        <w:t>période de temps</w:t>
      </w:r>
      <w:proofErr w:type="gramEnd"/>
      <w:r>
        <w:t xml:space="preserve"> (</w:t>
      </w:r>
      <w:r>
        <w:rPr>
          <w:b/>
        </w:rPr>
        <w:t>duration</w:t>
      </w:r>
      <w:r>
        <w:t>).</w:t>
      </w:r>
    </w:p>
    <w:p w14:paraId="084335B2" w14:textId="77777777" w:rsidR="00E879D8" w:rsidRDefault="00E879D8"/>
    <w:p w14:paraId="156FB453" w14:textId="77777777" w:rsidR="00E879D8" w:rsidRDefault="00000000">
      <w:proofErr w:type="spellStart"/>
      <w:r>
        <w:t>JavaFX</w:t>
      </w:r>
      <w:proofErr w:type="spellEnd"/>
      <w:r>
        <w:t xml:space="preserve"> permet </w:t>
      </w:r>
      <w:r>
        <w:rPr>
          <w:b/>
        </w:rPr>
        <w:t xml:space="preserve">d’animer </w:t>
      </w:r>
      <w:r>
        <w:t xml:space="preserve">des objets et de réaliser des effets complexes avec peu de code. </w:t>
      </w:r>
    </w:p>
    <w:p w14:paraId="796592A4" w14:textId="77777777" w:rsidR="00E879D8" w:rsidRDefault="00000000">
      <w:pPr>
        <w:numPr>
          <w:ilvl w:val="0"/>
          <w:numId w:val="56"/>
        </w:numPr>
      </w:pPr>
      <w:r>
        <w:t xml:space="preserve">Classe abstraite </w:t>
      </w:r>
      <w:r>
        <w:rPr>
          <w:b/>
        </w:rPr>
        <w:t>Animation</w:t>
      </w:r>
    </w:p>
    <w:p w14:paraId="48B78A26" w14:textId="77777777" w:rsidR="00E879D8" w:rsidRDefault="00000000">
      <w:pPr>
        <w:numPr>
          <w:ilvl w:val="0"/>
          <w:numId w:val="56"/>
        </w:numPr>
      </w:pPr>
      <w:r>
        <w:rPr>
          <w:rFonts w:ascii="Arial Unicode MS" w:eastAsia="Arial Unicode MS" w:hAnsi="Arial Unicode MS" w:cs="Arial Unicode MS"/>
        </w:rPr>
        <w:t xml:space="preserve">API d’animation → package </w:t>
      </w:r>
      <w:proofErr w:type="gramStart"/>
      <w:r>
        <w:rPr>
          <w:rFonts w:ascii="Arial Unicode MS" w:eastAsia="Arial Unicode MS" w:hAnsi="Arial Unicode MS" w:cs="Arial Unicode MS"/>
        </w:rPr>
        <w:t>javafx.animation</w:t>
      </w:r>
      <w:proofErr w:type="gramEnd"/>
      <w:r>
        <w:rPr>
          <w:rFonts w:ascii="Arial Unicode MS" w:eastAsia="Arial Unicode MS" w:hAnsi="Arial Unicode MS" w:cs="Arial Unicode MS"/>
        </w:rPr>
        <w:t>.*</w:t>
      </w:r>
    </w:p>
    <w:p w14:paraId="443BB549" w14:textId="77777777" w:rsidR="00E879D8" w:rsidRDefault="00000000">
      <w:r>
        <w:rPr>
          <w:noProof/>
        </w:rPr>
        <w:drawing>
          <wp:anchor distT="114300" distB="114300" distL="114300" distR="114300" simplePos="0" relativeHeight="251711488" behindDoc="1" locked="0" layoutInCell="1" hidden="0" allowOverlap="1" wp14:anchorId="7C9812BA" wp14:editId="71135431">
            <wp:simplePos x="0" y="0"/>
            <wp:positionH relativeFrom="column">
              <wp:posOffset>47626</wp:posOffset>
            </wp:positionH>
            <wp:positionV relativeFrom="paragraph">
              <wp:posOffset>120062</wp:posOffset>
            </wp:positionV>
            <wp:extent cx="5731200" cy="1409700"/>
            <wp:effectExtent l="0" t="0" r="0" b="0"/>
            <wp:wrapNone/>
            <wp:docPr id="2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A6976C" w14:textId="77777777" w:rsidR="00E879D8" w:rsidRDefault="00E879D8"/>
    <w:p w14:paraId="2F0BE546" w14:textId="77777777" w:rsidR="00E879D8" w:rsidRDefault="00E879D8"/>
    <w:p w14:paraId="76677C81" w14:textId="77777777" w:rsidR="00E879D8" w:rsidRDefault="00E879D8"/>
    <w:p w14:paraId="7B20450A" w14:textId="77777777" w:rsidR="00E879D8" w:rsidRDefault="00E879D8"/>
    <w:p w14:paraId="20058B4B" w14:textId="77777777" w:rsidR="00E879D8" w:rsidRDefault="00E879D8"/>
    <w:p w14:paraId="0FBD7D10" w14:textId="77777777" w:rsidR="00E879D8" w:rsidRDefault="00E879D8"/>
    <w:p w14:paraId="737386DB" w14:textId="77777777" w:rsidR="00E879D8" w:rsidRDefault="00E879D8"/>
    <w:p w14:paraId="32097AAB" w14:textId="77777777" w:rsidR="00E879D8" w:rsidRDefault="00E879D8"/>
    <w:p w14:paraId="30B3B662" w14:textId="77777777" w:rsidR="00E879D8" w:rsidRDefault="00000000">
      <w:pPr>
        <w:pStyle w:val="Titre2"/>
        <w:rPr>
          <w:b/>
        </w:rPr>
      </w:pPr>
      <w:bookmarkStart w:id="1049" w:name="_tsc8o99o9vsv" w:colFirst="0" w:colLast="0"/>
      <w:bookmarkEnd w:id="1049"/>
      <w:r>
        <w:rPr>
          <w:b/>
        </w:rPr>
        <w:t xml:space="preserve">La classe </w:t>
      </w:r>
      <w:proofErr w:type="spellStart"/>
      <w:r>
        <w:rPr>
          <w:b/>
        </w:rPr>
        <w:t>AnimationTimer</w:t>
      </w:r>
      <w:proofErr w:type="spellEnd"/>
    </w:p>
    <w:p w14:paraId="79689348" w14:textId="77777777" w:rsidR="00E879D8" w:rsidRDefault="00000000">
      <w:r>
        <w:t xml:space="preserve">Permet de créer un </w:t>
      </w:r>
      <w:proofErr w:type="spellStart"/>
      <w:r>
        <w:t>timer</w:t>
      </w:r>
      <w:proofErr w:type="spellEnd"/>
      <w:r>
        <w:t xml:space="preserve"> (une minuterie) qui pourra être :</w:t>
      </w:r>
    </w:p>
    <w:p w14:paraId="3BE72E83" w14:textId="77777777" w:rsidR="00E879D8" w:rsidRDefault="00000000">
      <w:pPr>
        <w:numPr>
          <w:ilvl w:val="0"/>
          <w:numId w:val="27"/>
        </w:numPr>
      </w:pPr>
      <w:proofErr w:type="gramStart"/>
      <w:r>
        <w:t>activé</w:t>
      </w:r>
      <w:proofErr w:type="gramEnd"/>
      <w:r>
        <w:t xml:space="preserve"> : méthode</w:t>
      </w:r>
      <w:r>
        <w:rPr>
          <w:b/>
          <w:color w:val="4FBB1F"/>
        </w:rPr>
        <w:t xml:space="preserve"> </w:t>
      </w:r>
      <w:proofErr w:type="gramStart"/>
      <w:r>
        <w:rPr>
          <w:b/>
          <w:color w:val="4FBB1F"/>
        </w:rPr>
        <w:t>start( )</w:t>
      </w:r>
      <w:proofErr w:type="gramEnd"/>
    </w:p>
    <w:p w14:paraId="2EF02D16" w14:textId="77777777" w:rsidR="00E879D8" w:rsidRDefault="00000000">
      <w:pPr>
        <w:numPr>
          <w:ilvl w:val="0"/>
          <w:numId w:val="27"/>
        </w:numPr>
      </w:pPr>
      <w:proofErr w:type="gramStart"/>
      <w:r>
        <w:t>désactivé</w:t>
      </w:r>
      <w:proofErr w:type="gramEnd"/>
      <w:r>
        <w:t xml:space="preserve"> : méthode </w:t>
      </w:r>
      <w:proofErr w:type="gramStart"/>
      <w:r>
        <w:rPr>
          <w:b/>
          <w:color w:val="1EB540"/>
        </w:rPr>
        <w:t>stop( )</w:t>
      </w:r>
      <w:proofErr w:type="gramEnd"/>
    </w:p>
    <w:p w14:paraId="4EFE6222" w14:textId="77777777" w:rsidR="00E879D8" w:rsidRDefault="00E879D8"/>
    <w:p w14:paraId="10079496" w14:textId="77777777" w:rsidR="00E879D8" w:rsidRDefault="00000000">
      <w:r>
        <w:lastRenderedPageBreak/>
        <w:t>Quand il est activé : il pourra déclencher un traitement à chaque frame (environ 60 par seconde).</w:t>
      </w:r>
    </w:p>
    <w:p w14:paraId="0DDBF6FE" w14:textId="77777777" w:rsidR="00E879D8" w:rsidRDefault="00000000">
      <w:r>
        <w:t xml:space="preserve">En héritant de </w:t>
      </w:r>
      <w:proofErr w:type="spellStart"/>
      <w:r>
        <w:t>AnimationTimer</w:t>
      </w:r>
      <w:proofErr w:type="spellEnd"/>
      <w:r>
        <w:t xml:space="preserve"> : notre classe doit redéfinir la méthode </w:t>
      </w:r>
    </w:p>
    <w:p w14:paraId="4A9F201A" w14:textId="77777777" w:rsidR="00E879D8" w:rsidRPr="00EE174F" w:rsidRDefault="00000000">
      <w:pPr>
        <w:ind w:firstLine="720"/>
        <w:rPr>
          <w:lang w:val="en-US"/>
        </w:rPr>
      </w:pPr>
      <w:r w:rsidRPr="00EE174F">
        <w:rPr>
          <w:color w:val="4A86E8"/>
          <w:lang w:val="en-US"/>
        </w:rPr>
        <w:t xml:space="preserve">public </w:t>
      </w:r>
      <w:r w:rsidRPr="00EE174F">
        <w:rPr>
          <w:lang w:val="en-US"/>
        </w:rPr>
        <w:t xml:space="preserve">abstract </w:t>
      </w:r>
      <w:r w:rsidRPr="00EE174F">
        <w:rPr>
          <w:color w:val="4A86E8"/>
          <w:lang w:val="en-US"/>
        </w:rPr>
        <w:t xml:space="preserve">void </w:t>
      </w:r>
      <w:proofErr w:type="gramStart"/>
      <w:r w:rsidRPr="00EE174F">
        <w:rPr>
          <w:color w:val="1EB540"/>
          <w:lang w:val="en-US"/>
        </w:rPr>
        <w:t>handle</w:t>
      </w:r>
      <w:r w:rsidRPr="00EE174F">
        <w:rPr>
          <w:lang w:val="en-US"/>
        </w:rPr>
        <w:t>(</w:t>
      </w:r>
      <w:proofErr w:type="gramEnd"/>
      <w:r w:rsidRPr="00EE174F">
        <w:rPr>
          <w:lang w:val="en-US"/>
        </w:rPr>
        <w:t xml:space="preserve">long now) </w:t>
      </w:r>
    </w:p>
    <w:p w14:paraId="559F5744" w14:textId="77777777" w:rsidR="00E879D8" w:rsidRDefault="00000000">
      <w:r>
        <w:t>Le paramètre "</w:t>
      </w:r>
      <w:proofErr w:type="spellStart"/>
      <w:r>
        <w:t>now</w:t>
      </w:r>
      <w:proofErr w:type="spellEnd"/>
      <w:r>
        <w:t xml:space="preserve">" représente le timestamp </w:t>
      </w:r>
      <w:proofErr w:type="gramStart"/>
      <w:r>
        <w:t>de la frame courante</w:t>
      </w:r>
      <w:proofErr w:type="gramEnd"/>
      <w:r>
        <w:t xml:space="preserve"> en nanosecondes.</w:t>
      </w:r>
    </w:p>
    <w:p w14:paraId="5CE3B307" w14:textId="77777777" w:rsidR="00E879D8" w:rsidRDefault="00000000">
      <w:r>
        <w:t xml:space="preserve">Cette valeur sera identique pour toutes les </w:t>
      </w:r>
      <w:proofErr w:type="spellStart"/>
      <w:r>
        <w:t>AnimationTimer</w:t>
      </w:r>
      <w:proofErr w:type="spellEnd"/>
      <w:r>
        <w:t xml:space="preserve"> actifs durant </w:t>
      </w:r>
      <w:proofErr w:type="gramStart"/>
      <w:r>
        <w:t>une même frame</w:t>
      </w:r>
      <w:proofErr w:type="gramEnd"/>
      <w:r>
        <w:t xml:space="preserve">. </w:t>
      </w:r>
    </w:p>
    <w:p w14:paraId="2657FFE4" w14:textId="77777777" w:rsidR="00E879D8" w:rsidRDefault="00000000">
      <w:r>
        <w:rPr>
          <w:noProof/>
        </w:rPr>
        <w:drawing>
          <wp:anchor distT="114300" distB="114300" distL="114300" distR="114300" simplePos="0" relativeHeight="251712512" behindDoc="1" locked="0" layoutInCell="1" hidden="0" allowOverlap="1" wp14:anchorId="0D91C7ED" wp14:editId="2CAF86C5">
            <wp:simplePos x="0" y="0"/>
            <wp:positionH relativeFrom="column">
              <wp:posOffset>676275</wp:posOffset>
            </wp:positionH>
            <wp:positionV relativeFrom="paragraph">
              <wp:posOffset>209550</wp:posOffset>
            </wp:positionV>
            <wp:extent cx="3700463" cy="1268730"/>
            <wp:effectExtent l="0" t="0" r="0" b="0"/>
            <wp:wrapNone/>
            <wp:docPr id="114" name="image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png"/>
                    <pic:cNvPicPr preferRelativeResize="0"/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1268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009A55" w14:textId="77777777" w:rsidR="00E879D8" w:rsidRDefault="00000000">
      <w:r>
        <w:t>Exemple :</w:t>
      </w:r>
    </w:p>
    <w:p w14:paraId="472D73D0" w14:textId="77777777" w:rsidR="00E879D8" w:rsidRDefault="00E879D8"/>
    <w:p w14:paraId="35C0D099" w14:textId="77777777" w:rsidR="00E879D8" w:rsidRDefault="00E879D8"/>
    <w:p w14:paraId="410F55D9" w14:textId="77777777" w:rsidR="00E879D8" w:rsidRDefault="00E879D8"/>
    <w:p w14:paraId="045D3EA0" w14:textId="77777777" w:rsidR="00E879D8" w:rsidRDefault="00E879D8"/>
    <w:p w14:paraId="08383CF8" w14:textId="77777777" w:rsidR="00E879D8" w:rsidRDefault="00E879D8"/>
    <w:p w14:paraId="7087BC73" w14:textId="77777777" w:rsidR="00E879D8" w:rsidRDefault="00E879D8"/>
    <w:p w14:paraId="2255771F" w14:textId="77777777" w:rsidR="00E879D8" w:rsidRDefault="00E879D8"/>
    <w:p w14:paraId="43C7B71B" w14:textId="77777777" w:rsidR="00E879D8" w:rsidRDefault="00E879D8">
      <w:hyperlink r:id="rId132">
        <w:proofErr w:type="spellStart"/>
        <w:r>
          <w:rPr>
            <w:color w:val="1155CC"/>
            <w:u w:val="single"/>
          </w:rPr>
          <w:t>AnimationTimer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5FC84E4A" w14:textId="77777777" w:rsidR="00E879D8" w:rsidRDefault="00000000">
      <w:pPr>
        <w:pStyle w:val="Titre2"/>
        <w:rPr>
          <w:b/>
        </w:rPr>
      </w:pPr>
      <w:bookmarkStart w:id="1050" w:name="_evwzlbdsseuc" w:colFirst="0" w:colLast="0"/>
      <w:bookmarkEnd w:id="1050"/>
      <w:r>
        <w:rPr>
          <w:b/>
        </w:rPr>
        <w:t>L’API Animation</w:t>
      </w:r>
    </w:p>
    <w:p w14:paraId="227051AA" w14:textId="77777777" w:rsidR="00E879D8" w:rsidRDefault="00000000">
      <w:r>
        <w:rPr>
          <w:b/>
        </w:rPr>
        <w:t xml:space="preserve">Animation </w:t>
      </w:r>
      <w:r>
        <w:t xml:space="preserve">: classe abstraite, fournit les fonctionnalités de base permettant de créer des animations en </w:t>
      </w:r>
      <w:proofErr w:type="spellStart"/>
      <w:r>
        <w:t>JavaFX</w:t>
      </w:r>
      <w:proofErr w:type="spellEnd"/>
    </w:p>
    <w:p w14:paraId="49F9A5FF" w14:textId="77777777" w:rsidR="00E879D8" w:rsidRDefault="00E879D8"/>
    <w:p w14:paraId="09620D2B" w14:textId="77777777" w:rsidR="00E879D8" w:rsidRDefault="00000000">
      <w:r>
        <w:t>Quelques actions possibles :</w:t>
      </w:r>
    </w:p>
    <w:p w14:paraId="119FE2D2" w14:textId="77777777" w:rsidR="00E879D8" w:rsidRDefault="00000000">
      <w:pPr>
        <w:numPr>
          <w:ilvl w:val="0"/>
          <w:numId w:val="105"/>
        </w:numPr>
      </w:pPr>
      <w:r>
        <w:t xml:space="preserve">Jouer, mettre en pause ou arrêter : méthodes </w:t>
      </w:r>
      <w:proofErr w:type="spellStart"/>
      <w:proofErr w:type="gramStart"/>
      <w:r>
        <w:rPr>
          <w:b/>
        </w:rPr>
        <w:t>play</w:t>
      </w:r>
      <w:proofErr w:type="spellEnd"/>
      <w:r>
        <w:rPr>
          <w:b/>
        </w:rPr>
        <w:t>( )</w:t>
      </w:r>
      <w:proofErr w:type="gramEnd"/>
      <w:r>
        <w:rPr>
          <w:b/>
        </w:rPr>
        <w:t xml:space="preserve">, </w:t>
      </w:r>
      <w:proofErr w:type="spellStart"/>
      <w:proofErr w:type="gramStart"/>
      <w:r>
        <w:rPr>
          <w:b/>
        </w:rPr>
        <w:t>playFromStart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), </w:t>
      </w:r>
      <w:proofErr w:type="gramStart"/>
      <w:r>
        <w:rPr>
          <w:b/>
        </w:rPr>
        <w:t>pause(</w:t>
      </w:r>
      <w:proofErr w:type="gramEnd"/>
      <w:r>
        <w:rPr>
          <w:b/>
        </w:rPr>
        <w:t xml:space="preserve">), </w:t>
      </w:r>
      <w:proofErr w:type="gramStart"/>
      <w:r>
        <w:rPr>
          <w:b/>
        </w:rPr>
        <w:t>stop( )</w:t>
      </w:r>
      <w:proofErr w:type="gramEnd"/>
      <w:r>
        <w:rPr>
          <w:b/>
        </w:rPr>
        <w:t xml:space="preserve"> </w:t>
      </w:r>
      <w:r>
        <w:t xml:space="preserve">et propriété </w:t>
      </w:r>
      <w:proofErr w:type="spellStart"/>
      <w:r>
        <w:t>status</w:t>
      </w:r>
      <w:proofErr w:type="spellEnd"/>
    </w:p>
    <w:p w14:paraId="3DCD4E9B" w14:textId="77777777" w:rsidR="00E879D8" w:rsidRDefault="00000000">
      <w:pPr>
        <w:numPr>
          <w:ilvl w:val="0"/>
          <w:numId w:val="105"/>
        </w:numPr>
      </w:pPr>
      <w:r>
        <w:rPr>
          <w:rFonts w:ascii="Arial Unicode MS" w:eastAsia="Arial Unicode MS" w:hAnsi="Arial Unicode MS" w:cs="Arial Unicode MS"/>
        </w:rPr>
        <w:t xml:space="preserve">Répéter un certain nombre de cycles : propriété </w:t>
      </w:r>
      <w:proofErr w:type="spellStart"/>
      <w:r>
        <w:rPr>
          <w:rFonts w:ascii="Arial Unicode MS" w:eastAsia="Arial Unicode MS" w:hAnsi="Arial Unicode MS" w:cs="Arial Unicode MS"/>
        </w:rPr>
        <w:t>cycleCount</w:t>
      </w:r>
      <w:proofErr w:type="spellEnd"/>
      <w:r>
        <w:rPr>
          <w:rFonts w:ascii="Arial Unicode MS" w:eastAsia="Arial Unicode MS" w:hAnsi="Arial Unicode MS" w:cs="Arial Unicode MS"/>
        </w:rPr>
        <w:t xml:space="preserve"> (infinie </w:t>
      </w:r>
      <w:proofErr w:type="spellStart"/>
      <w:r>
        <w:rPr>
          <w:rFonts w:ascii="Arial Unicode MS" w:eastAsia="Arial Unicode MS" w:hAnsi="Arial Unicode MS" w:cs="Arial Unicode MS"/>
        </w:rPr>
        <w:t>Timeline.INDEFINITE</w:t>
      </w:r>
      <w:proofErr w:type="spellEnd"/>
      <w:r>
        <w:rPr>
          <w:rFonts w:ascii="Arial Unicode MS" w:eastAsia="Arial Unicode MS" w:hAnsi="Arial Unicode MS" w:cs="Arial Unicode MS"/>
        </w:rPr>
        <w:t xml:space="preserve"> → l’animation sera cyclique)</w:t>
      </w:r>
    </w:p>
    <w:p w14:paraId="084D729E" w14:textId="77777777" w:rsidR="00E879D8" w:rsidRDefault="00000000">
      <w:pPr>
        <w:numPr>
          <w:ilvl w:val="0"/>
          <w:numId w:val="105"/>
        </w:numPr>
      </w:pPr>
      <w:r>
        <w:t>Direction et vitesse variables : propriété rate et flag autoreverse</w:t>
      </w:r>
    </w:p>
    <w:p w14:paraId="1E32D6DD" w14:textId="77777777" w:rsidR="00E879D8" w:rsidRDefault="00000000">
      <w:pPr>
        <w:numPr>
          <w:ilvl w:val="0"/>
          <w:numId w:val="105"/>
        </w:numPr>
      </w:pPr>
      <w:proofErr w:type="gramStart"/>
      <w:r>
        <w:t>méthode</w:t>
      </w:r>
      <w:proofErr w:type="gramEnd"/>
      <w:r>
        <w:t xml:space="preserve"> </w:t>
      </w:r>
      <w:proofErr w:type="spellStart"/>
      <w:proofErr w:type="gramStart"/>
      <w:r>
        <w:rPr>
          <w:b/>
        </w:rPr>
        <w:t>setOnFinished</w:t>
      </w:r>
      <w:proofErr w:type="spellEnd"/>
      <w:r>
        <w:t>(</w:t>
      </w:r>
      <w:proofErr w:type="spellStart"/>
      <w:proofErr w:type="gramEnd"/>
      <w:r>
        <w:t>EventHandler</w:t>
      </w:r>
      <w:proofErr w:type="spellEnd"/>
      <w:r>
        <w:t xml:space="preserve">) </w:t>
      </w:r>
    </w:p>
    <w:p w14:paraId="1F69B05B" w14:textId="77777777" w:rsidR="00E879D8" w:rsidRDefault="00000000">
      <w:pPr>
        <w:ind w:left="720"/>
      </w:pPr>
      <w:r>
        <w:rPr>
          <w:rFonts w:ascii="Arial Unicode MS" w:eastAsia="Arial Unicode MS" w:hAnsi="Arial Unicode MS" w:cs="Arial Unicode MS"/>
        </w:rPr>
        <w:t xml:space="preserve">→ permet d’associer un écouteur d’évènement qui sera déclenché à la fin de l’animation </w:t>
      </w:r>
    </w:p>
    <w:p w14:paraId="349F6542" w14:textId="77777777" w:rsidR="00E879D8" w:rsidRDefault="00E879D8">
      <w:hyperlink r:id="rId133">
        <w:r>
          <w:rPr>
            <w:color w:val="1155CC"/>
            <w:u w:val="single"/>
          </w:rPr>
          <w:t>Animation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61FC526B" w14:textId="77777777" w:rsidR="00E879D8" w:rsidRDefault="00000000">
      <w:pPr>
        <w:pStyle w:val="Titre2"/>
        <w:rPr>
          <w:b/>
        </w:rPr>
      </w:pPr>
      <w:bookmarkStart w:id="1051" w:name="_x4uil8hmbgin" w:colFirst="0" w:colLast="0"/>
      <w:bookmarkEnd w:id="1051"/>
      <w:r>
        <w:rPr>
          <w:b/>
        </w:rPr>
        <w:t>Transition</w:t>
      </w:r>
    </w:p>
    <w:p w14:paraId="27F2AA9D" w14:textId="77777777" w:rsidR="00E879D8" w:rsidRDefault="00000000">
      <w:pPr>
        <w:rPr>
          <w:i/>
        </w:rPr>
      </w:pPr>
      <w:r>
        <w:rPr>
          <w:i/>
        </w:rPr>
        <w:t>Définition : passage d'un état à un autre, en général lent et graduel.</w:t>
      </w:r>
    </w:p>
    <w:p w14:paraId="2388176A" w14:textId="77777777" w:rsidR="00E879D8" w:rsidRDefault="00000000">
      <w:pPr>
        <w:rPr>
          <w:i/>
        </w:rPr>
      </w:pPr>
      <w:r>
        <w:rPr>
          <w:i/>
        </w:rPr>
        <w:t>Synonyme : changement, évolution.</w:t>
      </w:r>
    </w:p>
    <w:p w14:paraId="36F6F0D6" w14:textId="77777777" w:rsidR="00E879D8" w:rsidRDefault="00E879D8"/>
    <w:p w14:paraId="3A82057A" w14:textId="77777777" w:rsidR="00E879D8" w:rsidRDefault="00000000">
      <w:r>
        <w:rPr>
          <w:b/>
        </w:rPr>
        <w:t xml:space="preserve">Transition </w:t>
      </w:r>
      <w:r>
        <w:t>: classe abstraite permettant de réaliser des animations basées sur une transition. Une classe fille doit :</w:t>
      </w:r>
    </w:p>
    <w:p w14:paraId="2918FAF4" w14:textId="77777777" w:rsidR="00E879D8" w:rsidRDefault="00000000">
      <w:pPr>
        <w:numPr>
          <w:ilvl w:val="0"/>
          <w:numId w:val="22"/>
        </w:numPr>
      </w:pPr>
      <w:proofErr w:type="gramStart"/>
      <w:r>
        <w:t>définir</w:t>
      </w:r>
      <w:proofErr w:type="gramEnd"/>
      <w:r>
        <w:t xml:space="preserve"> la durée d’un cycle</w:t>
      </w:r>
      <w:r>
        <w:rPr>
          <w:b/>
        </w:rPr>
        <w:t xml:space="preserve"> </w:t>
      </w:r>
      <w:proofErr w:type="spellStart"/>
      <w:r>
        <w:rPr>
          <w:b/>
        </w:rPr>
        <w:t>Animation.setCycleDuration</w:t>
      </w:r>
      <w:proofErr w:type="spellEnd"/>
      <w:r>
        <w:t>(</w:t>
      </w:r>
      <w:proofErr w:type="spellStart"/>
      <w:proofErr w:type="gramStart"/>
      <w:r>
        <w:t>javafx.util</w:t>
      </w:r>
      <w:proofErr w:type="gramEnd"/>
      <w:r>
        <w:t>.Duration</w:t>
      </w:r>
      <w:proofErr w:type="spellEnd"/>
      <w:r>
        <w:t xml:space="preserve">) </w:t>
      </w:r>
    </w:p>
    <w:p w14:paraId="3E60301E" w14:textId="77777777" w:rsidR="00E879D8" w:rsidRDefault="00000000">
      <w:pPr>
        <w:numPr>
          <w:ilvl w:val="0"/>
          <w:numId w:val="22"/>
        </w:numPr>
      </w:pPr>
      <w:proofErr w:type="gramStart"/>
      <w:r>
        <w:t>implémenter</w:t>
      </w:r>
      <w:proofErr w:type="gramEnd"/>
      <w:r>
        <w:t xml:space="preserve"> la méthode </w:t>
      </w:r>
      <w:proofErr w:type="spellStart"/>
      <w:r>
        <w:rPr>
          <w:b/>
        </w:rPr>
        <w:t>interpolate</w:t>
      </w:r>
      <w:proofErr w:type="spellEnd"/>
      <w:r>
        <w:t>(double)</w:t>
      </w:r>
    </w:p>
    <w:p w14:paraId="0B22C1B3" w14:textId="77777777" w:rsidR="00E879D8" w:rsidRDefault="00E879D8"/>
    <w:p w14:paraId="4F6D987D" w14:textId="77777777" w:rsidR="00E879D8" w:rsidRDefault="00000000">
      <w:r>
        <w:t>Une transition :</w:t>
      </w:r>
    </w:p>
    <w:p w14:paraId="3A7FD08C" w14:textId="77777777" w:rsidR="00E879D8" w:rsidRDefault="00000000">
      <w:pPr>
        <w:numPr>
          <w:ilvl w:val="0"/>
          <w:numId w:val="114"/>
        </w:numPr>
      </w:pPr>
      <w:proofErr w:type="gramStart"/>
      <w:r>
        <w:t>porte</w:t>
      </w:r>
      <w:proofErr w:type="gramEnd"/>
      <w:r>
        <w:t xml:space="preserve"> sur un élément graphique</w:t>
      </w:r>
    </w:p>
    <w:p w14:paraId="54705C3B" w14:textId="77777777" w:rsidR="00E879D8" w:rsidRDefault="00000000">
      <w:pPr>
        <w:numPr>
          <w:ilvl w:val="0"/>
          <w:numId w:val="114"/>
        </w:numPr>
      </w:pPr>
      <w:proofErr w:type="gramStart"/>
      <w:r>
        <w:t>change</w:t>
      </w:r>
      <w:proofErr w:type="gramEnd"/>
      <w:r>
        <w:t xml:space="preserve"> une (ou plusieurs) propriété(s) au sens </w:t>
      </w:r>
      <w:proofErr w:type="spellStart"/>
      <w:r>
        <w:t>JavaFX</w:t>
      </w:r>
      <w:proofErr w:type="spellEnd"/>
      <w:r>
        <w:t xml:space="preserve"> </w:t>
      </w:r>
    </w:p>
    <w:p w14:paraId="758F274F" w14:textId="77777777" w:rsidR="00E879D8" w:rsidRDefault="00000000">
      <w:pPr>
        <w:ind w:left="1440"/>
      </w:pPr>
      <w:r>
        <w:rPr>
          <w:rFonts w:ascii="Arial Unicode MS" w:eastAsia="Arial Unicode MS" w:hAnsi="Arial Unicode MS" w:cs="Arial Unicode MS"/>
        </w:rPr>
        <w:t>→ d’une valeur d’origine vers une valeur cible</w:t>
      </w:r>
    </w:p>
    <w:p w14:paraId="0FE406C6" w14:textId="77777777" w:rsidR="00E879D8" w:rsidRDefault="00000000">
      <w:pPr>
        <w:numPr>
          <w:ilvl w:val="0"/>
          <w:numId w:val="114"/>
        </w:numPr>
      </w:pPr>
      <w:proofErr w:type="gramStart"/>
      <w:r>
        <w:lastRenderedPageBreak/>
        <w:t>s’appuie</w:t>
      </w:r>
      <w:proofErr w:type="gramEnd"/>
      <w:r>
        <w:t xml:space="preserve"> sur une interpolation (</w:t>
      </w:r>
      <w:proofErr w:type="spellStart"/>
      <w:r>
        <w:rPr>
          <w:b/>
        </w:rPr>
        <w:t>Interpolator</w:t>
      </w:r>
      <w:proofErr w:type="spellEnd"/>
      <w:r>
        <w:t>)</w:t>
      </w:r>
    </w:p>
    <w:p w14:paraId="39E4A42F" w14:textId="77777777" w:rsidR="00E879D8" w:rsidRDefault="00000000">
      <w:pPr>
        <w:numPr>
          <w:ilvl w:val="0"/>
          <w:numId w:val="114"/>
        </w:numPr>
      </w:pPr>
      <w:proofErr w:type="gramStart"/>
      <w:r>
        <w:t>l’animation</w:t>
      </w:r>
      <w:proofErr w:type="gramEnd"/>
      <w:r>
        <w:t xml:space="preserve"> peut être répétée, jouée en sens inverse, etc…</w:t>
      </w:r>
    </w:p>
    <w:p w14:paraId="137B7924" w14:textId="77777777" w:rsidR="00E879D8" w:rsidRDefault="00000000">
      <w:pPr>
        <w:numPr>
          <w:ilvl w:val="0"/>
          <w:numId w:val="114"/>
        </w:numPr>
      </w:pPr>
      <w:proofErr w:type="gramStart"/>
      <w:r>
        <w:t>est</w:t>
      </w:r>
      <w:proofErr w:type="gramEnd"/>
      <w:r>
        <w:t xml:space="preserve"> effective sur une durée (</w:t>
      </w:r>
      <w:r>
        <w:rPr>
          <w:b/>
        </w:rPr>
        <w:t>Duration</w:t>
      </w:r>
      <w:r>
        <w:t xml:space="preserve">) </w:t>
      </w:r>
    </w:p>
    <w:p w14:paraId="02E31A4C" w14:textId="77777777" w:rsidR="00E879D8" w:rsidRDefault="00E879D8">
      <w:hyperlink r:id="rId134">
        <w:r>
          <w:rPr>
            <w:color w:val="1155CC"/>
            <w:u w:val="single"/>
          </w:rPr>
          <w:t>Duration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5D747C45" w14:textId="77777777" w:rsidR="00E879D8" w:rsidRDefault="00000000">
      <w:pPr>
        <w:pStyle w:val="Titre2"/>
        <w:rPr>
          <w:b/>
        </w:rPr>
      </w:pPr>
      <w:bookmarkStart w:id="1052" w:name="_avnwvmufhzzd" w:colFirst="0" w:colLast="0"/>
      <w:bookmarkEnd w:id="1052"/>
      <w:r>
        <w:rPr>
          <w:b/>
        </w:rPr>
        <w:t>Quelques exemples de Transitions</w:t>
      </w:r>
      <w:r>
        <w:rPr>
          <w:noProof/>
        </w:rPr>
        <w:drawing>
          <wp:anchor distT="114300" distB="114300" distL="114300" distR="114300" simplePos="0" relativeHeight="251713536" behindDoc="1" locked="0" layoutInCell="1" hidden="0" allowOverlap="1" wp14:anchorId="64D20BD4" wp14:editId="691CC32B">
            <wp:simplePos x="0" y="0"/>
            <wp:positionH relativeFrom="column">
              <wp:posOffset>3390900</wp:posOffset>
            </wp:positionH>
            <wp:positionV relativeFrom="paragraph">
              <wp:posOffset>314325</wp:posOffset>
            </wp:positionV>
            <wp:extent cx="2787396" cy="561975"/>
            <wp:effectExtent l="0" t="0" r="0" b="0"/>
            <wp:wrapNone/>
            <wp:docPr id="85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7396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D058C8" w14:textId="77777777" w:rsidR="00E879D8" w:rsidRDefault="00E879D8"/>
    <w:p w14:paraId="4BEAC8D9" w14:textId="77777777" w:rsidR="00E879D8" w:rsidRDefault="00000000">
      <w:pPr>
        <w:numPr>
          <w:ilvl w:val="0"/>
          <w:numId w:val="50"/>
        </w:numPr>
      </w:pPr>
      <w:r>
        <w:t>Translation</w:t>
      </w:r>
      <w:r>
        <w:rPr>
          <w:noProof/>
        </w:rPr>
        <w:drawing>
          <wp:anchor distT="114300" distB="114300" distL="114300" distR="114300" simplePos="0" relativeHeight="251714560" behindDoc="1" locked="0" layoutInCell="1" hidden="0" allowOverlap="1" wp14:anchorId="0F782BD4" wp14:editId="10362A6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224338" cy="561374"/>
            <wp:effectExtent l="0" t="0" r="0" b="0"/>
            <wp:wrapNone/>
            <wp:docPr id="105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561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27FEA8" w14:textId="77777777" w:rsidR="00E879D8" w:rsidRDefault="00E879D8"/>
    <w:p w14:paraId="5E6133FE" w14:textId="77777777" w:rsidR="00E879D8" w:rsidRDefault="00E879D8"/>
    <w:p w14:paraId="5214839E" w14:textId="77777777" w:rsidR="00E879D8" w:rsidRDefault="00E879D8"/>
    <w:p w14:paraId="780A3743" w14:textId="77777777" w:rsidR="00E879D8" w:rsidRDefault="00E879D8"/>
    <w:p w14:paraId="3AF6F0A3" w14:textId="77777777" w:rsidR="00E879D8" w:rsidRDefault="00000000">
      <w:pPr>
        <w:numPr>
          <w:ilvl w:val="0"/>
          <w:numId w:val="76"/>
        </w:numPr>
      </w:pPr>
      <w:r>
        <w:t>Rotation</w:t>
      </w:r>
      <w:r>
        <w:rPr>
          <w:noProof/>
        </w:rPr>
        <w:drawing>
          <wp:anchor distT="114300" distB="114300" distL="114300" distR="114300" simplePos="0" relativeHeight="251715584" behindDoc="1" locked="0" layoutInCell="1" hidden="0" allowOverlap="1" wp14:anchorId="09046DDC" wp14:editId="09F74141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224338" cy="589442"/>
            <wp:effectExtent l="0" t="0" r="0" b="0"/>
            <wp:wrapNone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589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7A7B40" w14:textId="77777777" w:rsidR="00E879D8" w:rsidRDefault="00E879D8"/>
    <w:p w14:paraId="2BD71E84" w14:textId="77777777" w:rsidR="00E879D8" w:rsidRDefault="00E879D8"/>
    <w:p w14:paraId="76BA86BD" w14:textId="77777777" w:rsidR="00E879D8" w:rsidRDefault="00E879D8"/>
    <w:p w14:paraId="6CD00A3A" w14:textId="77777777" w:rsidR="00E879D8" w:rsidRDefault="00E879D8"/>
    <w:p w14:paraId="04253FCC" w14:textId="77777777" w:rsidR="00E879D8" w:rsidRDefault="00000000">
      <w:pPr>
        <w:numPr>
          <w:ilvl w:val="0"/>
          <w:numId w:val="24"/>
        </w:numPr>
      </w:pPr>
      <w:r>
        <w:t>Disparition - Apparition</w:t>
      </w:r>
      <w:r>
        <w:rPr>
          <w:noProof/>
        </w:rPr>
        <w:drawing>
          <wp:anchor distT="114300" distB="114300" distL="114300" distR="114300" simplePos="0" relativeHeight="251716608" behindDoc="1" locked="0" layoutInCell="1" hidden="0" allowOverlap="1" wp14:anchorId="6D8F1428" wp14:editId="25052F8E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195763" cy="829395"/>
            <wp:effectExtent l="0" t="0" r="0" b="0"/>
            <wp:wrapNone/>
            <wp:docPr id="111" name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/>
                    <pic:cNvPicPr preferRelativeResize="0"/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82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0D17CE" w14:textId="77777777" w:rsidR="00E879D8" w:rsidRDefault="00E879D8"/>
    <w:p w14:paraId="2556F123" w14:textId="77777777" w:rsidR="00E879D8" w:rsidRDefault="00E879D8"/>
    <w:p w14:paraId="136D8124" w14:textId="77777777" w:rsidR="00E879D8" w:rsidRDefault="00E879D8"/>
    <w:p w14:paraId="6B00091C" w14:textId="77777777" w:rsidR="00E879D8" w:rsidRDefault="00E879D8"/>
    <w:p w14:paraId="7B6A5880" w14:textId="77777777" w:rsidR="00E879D8" w:rsidRDefault="00E879D8"/>
    <w:p w14:paraId="39D224E8" w14:textId="77777777" w:rsidR="00E879D8" w:rsidRDefault="00000000">
      <w:pPr>
        <w:numPr>
          <w:ilvl w:val="0"/>
          <w:numId w:val="133"/>
        </w:numPr>
      </w:pPr>
      <w:r>
        <w:t>Ecouteur d’évènement à la fin de l’animation</w:t>
      </w:r>
      <w:r>
        <w:rPr>
          <w:noProof/>
        </w:rPr>
        <w:drawing>
          <wp:anchor distT="114300" distB="114300" distL="114300" distR="114300" simplePos="0" relativeHeight="251717632" behindDoc="1" locked="0" layoutInCell="1" hidden="0" allowOverlap="1" wp14:anchorId="52FE1926" wp14:editId="7917BA57">
            <wp:simplePos x="0" y="0"/>
            <wp:positionH relativeFrom="column">
              <wp:posOffset>66676</wp:posOffset>
            </wp:positionH>
            <wp:positionV relativeFrom="paragraph">
              <wp:posOffset>253412</wp:posOffset>
            </wp:positionV>
            <wp:extent cx="3043238" cy="1006785"/>
            <wp:effectExtent l="0" t="0" r="0" b="0"/>
            <wp:wrapNone/>
            <wp:docPr id="98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006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DE9C3E" w14:textId="77777777" w:rsidR="00E879D8" w:rsidRDefault="00E879D8"/>
    <w:p w14:paraId="701CC6B2" w14:textId="77777777" w:rsidR="00E879D8" w:rsidRDefault="00E879D8"/>
    <w:p w14:paraId="1AFF8225" w14:textId="77777777" w:rsidR="00E879D8" w:rsidRDefault="00E879D8"/>
    <w:p w14:paraId="57307312" w14:textId="77777777" w:rsidR="00E879D8" w:rsidRDefault="00E879D8"/>
    <w:p w14:paraId="78BB6B21" w14:textId="77777777" w:rsidR="00E879D8" w:rsidRDefault="00E879D8"/>
    <w:p w14:paraId="4909B8EA" w14:textId="77777777" w:rsidR="00E879D8" w:rsidRDefault="00E879D8"/>
    <w:p w14:paraId="1507C074" w14:textId="77777777" w:rsidR="00E879D8" w:rsidRDefault="00000000">
      <w:pPr>
        <w:pStyle w:val="Titre2"/>
      </w:pPr>
      <w:bookmarkStart w:id="1053" w:name="_lzukqt9esf4m" w:colFirst="0" w:colLast="0"/>
      <w:bookmarkEnd w:id="1053"/>
      <w:r>
        <w:rPr>
          <w:b/>
        </w:rPr>
        <w:t xml:space="preserve">Autre exemple : le </w:t>
      </w:r>
      <w:proofErr w:type="spellStart"/>
      <w:r>
        <w:rPr>
          <w:b/>
        </w:rPr>
        <w:t>PathTransition</w:t>
      </w:r>
      <w:proofErr w:type="spellEnd"/>
    </w:p>
    <w:p w14:paraId="656ED4A4" w14:textId="77777777" w:rsidR="00E879D8" w:rsidRDefault="00000000">
      <w:r>
        <w:t>Cette transition créé une transition selon un chemin ou Path.</w:t>
      </w:r>
    </w:p>
    <w:p w14:paraId="67E081C0" w14:textId="77777777" w:rsidR="00E879D8" w:rsidRDefault="00000000">
      <w:r>
        <w:t xml:space="preserve">Ce chemin peut être construit à partir d’un ou plusieurs </w:t>
      </w:r>
      <w:proofErr w:type="spellStart"/>
      <w:r>
        <w:t>PathElement</w:t>
      </w:r>
      <w:proofErr w:type="spellEnd"/>
      <w:r>
        <w:t xml:space="preserve"> : </w:t>
      </w:r>
    </w:p>
    <w:p w14:paraId="2ADE8B5A" w14:textId="77777777" w:rsidR="00E879D8" w:rsidRPr="00EE174F" w:rsidRDefault="00000000">
      <w:pPr>
        <w:ind w:firstLine="720"/>
        <w:rPr>
          <w:lang w:val="en-US"/>
        </w:rPr>
      </w:pPr>
      <w:proofErr w:type="spellStart"/>
      <w:r w:rsidRPr="00EE174F">
        <w:rPr>
          <w:lang w:val="en-US"/>
        </w:rPr>
        <w:t>ArcTo</w:t>
      </w:r>
      <w:proofErr w:type="spellEnd"/>
      <w:r w:rsidRPr="00EE174F">
        <w:rPr>
          <w:lang w:val="en-US"/>
        </w:rPr>
        <w:t xml:space="preserve">, </w:t>
      </w:r>
      <w:proofErr w:type="spellStart"/>
      <w:r w:rsidRPr="00EE174F">
        <w:rPr>
          <w:lang w:val="en-US"/>
        </w:rPr>
        <w:t>ClosePath</w:t>
      </w:r>
      <w:proofErr w:type="spellEnd"/>
      <w:r w:rsidRPr="00EE174F">
        <w:rPr>
          <w:lang w:val="en-US"/>
        </w:rPr>
        <w:t xml:space="preserve">, </w:t>
      </w:r>
      <w:proofErr w:type="spellStart"/>
      <w:r w:rsidRPr="00EE174F">
        <w:rPr>
          <w:lang w:val="en-US"/>
        </w:rPr>
        <w:t>CubicCurveTo</w:t>
      </w:r>
      <w:proofErr w:type="spellEnd"/>
      <w:r w:rsidRPr="00EE174F">
        <w:rPr>
          <w:lang w:val="en-US"/>
        </w:rPr>
        <w:t xml:space="preserve">, </w:t>
      </w:r>
      <w:proofErr w:type="spellStart"/>
      <w:r w:rsidRPr="00EE174F">
        <w:rPr>
          <w:lang w:val="en-US"/>
        </w:rPr>
        <w:t>HLineTo</w:t>
      </w:r>
      <w:proofErr w:type="spellEnd"/>
      <w:r w:rsidRPr="00EE174F">
        <w:rPr>
          <w:lang w:val="en-US"/>
        </w:rPr>
        <w:t xml:space="preserve">, </w:t>
      </w:r>
      <w:proofErr w:type="spellStart"/>
      <w:r w:rsidRPr="00EE174F">
        <w:rPr>
          <w:lang w:val="en-US"/>
        </w:rPr>
        <w:t>LineTo</w:t>
      </w:r>
      <w:proofErr w:type="spellEnd"/>
      <w:r w:rsidRPr="00EE174F">
        <w:rPr>
          <w:lang w:val="en-US"/>
        </w:rPr>
        <w:t xml:space="preserve">, </w:t>
      </w:r>
      <w:proofErr w:type="spellStart"/>
      <w:r w:rsidRPr="00EE174F">
        <w:rPr>
          <w:lang w:val="en-US"/>
        </w:rPr>
        <w:t>MoveTo</w:t>
      </w:r>
      <w:proofErr w:type="spellEnd"/>
      <w:r w:rsidRPr="00EE174F">
        <w:rPr>
          <w:lang w:val="en-US"/>
        </w:rPr>
        <w:t xml:space="preserve">, </w:t>
      </w:r>
      <w:proofErr w:type="spellStart"/>
      <w:r w:rsidRPr="00EE174F">
        <w:rPr>
          <w:lang w:val="en-US"/>
        </w:rPr>
        <w:t>QuadCurveTo</w:t>
      </w:r>
      <w:proofErr w:type="spellEnd"/>
      <w:r w:rsidRPr="00EE174F">
        <w:rPr>
          <w:lang w:val="en-US"/>
        </w:rPr>
        <w:t xml:space="preserve">, </w:t>
      </w:r>
      <w:proofErr w:type="spellStart"/>
      <w:r w:rsidRPr="00EE174F">
        <w:rPr>
          <w:lang w:val="en-US"/>
        </w:rPr>
        <w:t>VLineTo</w:t>
      </w:r>
      <w:proofErr w:type="spellEnd"/>
    </w:p>
    <w:p w14:paraId="3694C50D" w14:textId="77777777" w:rsidR="00E879D8" w:rsidRPr="00EE174F" w:rsidRDefault="00E879D8">
      <w:pPr>
        <w:ind w:firstLine="720"/>
        <w:rPr>
          <w:lang w:val="en-US"/>
        </w:rPr>
      </w:pPr>
    </w:p>
    <w:p w14:paraId="045856E6" w14:textId="77777777" w:rsidR="00E879D8" w:rsidRPr="00EE174F" w:rsidRDefault="00E879D8">
      <w:pPr>
        <w:rPr>
          <w:lang w:val="en-US"/>
        </w:rPr>
      </w:pPr>
    </w:p>
    <w:p w14:paraId="4C0A5A7E" w14:textId="77777777" w:rsidR="00E879D8" w:rsidRPr="00EE174F" w:rsidRDefault="00E879D8">
      <w:pPr>
        <w:rPr>
          <w:lang w:val="en-US"/>
        </w:rPr>
      </w:pPr>
    </w:p>
    <w:p w14:paraId="443E82AB" w14:textId="77777777" w:rsidR="00E879D8" w:rsidRPr="00EE174F" w:rsidRDefault="00E879D8">
      <w:pPr>
        <w:rPr>
          <w:lang w:val="en-US"/>
        </w:rPr>
      </w:pPr>
    </w:p>
    <w:p w14:paraId="2D27AD5E" w14:textId="77777777" w:rsidR="00E879D8" w:rsidRDefault="00000000">
      <w:r>
        <w:t>Exemple :</w:t>
      </w:r>
    </w:p>
    <w:p w14:paraId="6632C16B" w14:textId="77777777" w:rsidR="00E879D8" w:rsidRDefault="00000000">
      <w:r>
        <w:rPr>
          <w:noProof/>
        </w:rPr>
        <w:drawing>
          <wp:anchor distT="114300" distB="114300" distL="114300" distR="114300" simplePos="0" relativeHeight="251718656" behindDoc="1" locked="0" layoutInCell="1" hidden="0" allowOverlap="1" wp14:anchorId="1E549F42" wp14:editId="2F6E6000">
            <wp:simplePos x="0" y="0"/>
            <wp:positionH relativeFrom="column">
              <wp:posOffset>4171950</wp:posOffset>
            </wp:positionH>
            <wp:positionV relativeFrom="paragraph">
              <wp:posOffset>152400</wp:posOffset>
            </wp:positionV>
            <wp:extent cx="2062163" cy="1339220"/>
            <wp:effectExtent l="0" t="0" r="0" b="0"/>
            <wp:wrapNone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1339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3310A5" w14:textId="77777777" w:rsidR="00E879D8" w:rsidRDefault="00000000">
      <w:r>
        <w:rPr>
          <w:noProof/>
        </w:rPr>
        <w:drawing>
          <wp:anchor distT="114300" distB="114300" distL="114300" distR="114300" simplePos="0" relativeHeight="251719680" behindDoc="1" locked="0" layoutInCell="1" hidden="0" allowOverlap="1" wp14:anchorId="38659C3E" wp14:editId="2D27D1DD">
            <wp:simplePos x="0" y="0"/>
            <wp:positionH relativeFrom="column">
              <wp:posOffset>-104774</wp:posOffset>
            </wp:positionH>
            <wp:positionV relativeFrom="paragraph">
              <wp:posOffset>241888</wp:posOffset>
            </wp:positionV>
            <wp:extent cx="4963657" cy="2704337"/>
            <wp:effectExtent l="0" t="0" r="0" b="0"/>
            <wp:wrapNone/>
            <wp:docPr id="68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3657" cy="27043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125D8F" w14:textId="77777777" w:rsidR="00E879D8" w:rsidRDefault="00E879D8"/>
    <w:p w14:paraId="399C2C10" w14:textId="77777777" w:rsidR="00E879D8" w:rsidRDefault="00E879D8"/>
    <w:p w14:paraId="3753380E" w14:textId="77777777" w:rsidR="00E879D8" w:rsidRDefault="00E879D8"/>
    <w:p w14:paraId="0E9A4D8D" w14:textId="77777777" w:rsidR="00E879D8" w:rsidRDefault="00E879D8"/>
    <w:p w14:paraId="509DD33E" w14:textId="77777777" w:rsidR="00E879D8" w:rsidRDefault="00E879D8"/>
    <w:p w14:paraId="51BDD421" w14:textId="77777777" w:rsidR="00E879D8" w:rsidRDefault="00E879D8"/>
    <w:p w14:paraId="7A7FD153" w14:textId="77777777" w:rsidR="00E879D8" w:rsidRDefault="00E879D8"/>
    <w:p w14:paraId="148E471B" w14:textId="77777777" w:rsidR="00E879D8" w:rsidRDefault="00E879D8"/>
    <w:p w14:paraId="314A844B" w14:textId="77777777" w:rsidR="00E879D8" w:rsidRDefault="00E879D8"/>
    <w:p w14:paraId="12C1EE8A" w14:textId="77777777" w:rsidR="00E879D8" w:rsidRDefault="00E879D8"/>
    <w:p w14:paraId="34E8EDF0" w14:textId="77777777" w:rsidR="00E879D8" w:rsidRDefault="00E879D8"/>
    <w:p w14:paraId="66FCE6CD" w14:textId="77777777" w:rsidR="00E879D8" w:rsidRDefault="00E879D8"/>
    <w:p w14:paraId="0F2F45C7" w14:textId="77777777" w:rsidR="00E879D8" w:rsidRDefault="00E879D8"/>
    <w:p w14:paraId="2394AE13" w14:textId="77777777" w:rsidR="00E879D8" w:rsidRDefault="00E879D8"/>
    <w:p w14:paraId="19E6CD05" w14:textId="77777777" w:rsidR="00E879D8" w:rsidRDefault="00E879D8"/>
    <w:p w14:paraId="4654028C" w14:textId="77777777" w:rsidR="00E879D8" w:rsidRDefault="00E879D8"/>
    <w:p w14:paraId="1FF28483" w14:textId="77777777" w:rsidR="00E879D8" w:rsidRDefault="00E879D8">
      <w:hyperlink r:id="rId142">
        <w:proofErr w:type="spellStart"/>
        <w:r>
          <w:rPr>
            <w:color w:val="1155CC"/>
            <w:u w:val="single"/>
          </w:rPr>
          <w:t>PathTransition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35D24C4A" w14:textId="77777777" w:rsidR="00E879D8" w:rsidRDefault="00E879D8">
      <w:hyperlink r:id="rId143">
        <w:proofErr w:type="spellStart"/>
        <w:r>
          <w:rPr>
            <w:color w:val="1155CC"/>
            <w:u w:val="single"/>
          </w:rPr>
          <w:t>PathElement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5FC57D49" w14:textId="77777777" w:rsidR="00E879D8" w:rsidRDefault="00000000">
      <w:pPr>
        <w:pStyle w:val="Titre2"/>
        <w:rPr>
          <w:b/>
        </w:rPr>
      </w:pPr>
      <w:bookmarkStart w:id="1054" w:name="_gmyga9ky0d7k" w:colFirst="0" w:colLast="0"/>
      <w:bookmarkEnd w:id="1054"/>
      <w:r>
        <w:rPr>
          <w:b/>
        </w:rPr>
        <w:t>Séquence ou série de transitions</w:t>
      </w:r>
    </w:p>
    <w:p w14:paraId="36644185" w14:textId="77777777" w:rsidR="00E879D8" w:rsidRDefault="00000000">
      <w:r>
        <w:t>On peut regrouper des transitions pour les exécuter en parallèle ou bien de manière séquentielle</w:t>
      </w:r>
    </w:p>
    <w:p w14:paraId="3F3269A7" w14:textId="77777777" w:rsidR="00E879D8" w:rsidRDefault="00E879D8"/>
    <w:p w14:paraId="0C0BF972" w14:textId="77777777" w:rsidR="00E879D8" w:rsidRDefault="00000000">
      <w:r>
        <w:t>Transitions séquentielles :</w:t>
      </w:r>
      <w:r>
        <w:rPr>
          <w:noProof/>
        </w:rPr>
        <w:drawing>
          <wp:anchor distT="114300" distB="114300" distL="114300" distR="114300" simplePos="0" relativeHeight="251720704" behindDoc="1" locked="0" layoutInCell="1" hidden="0" allowOverlap="1" wp14:anchorId="6BAACEDE" wp14:editId="12CF14B6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281488" cy="455175"/>
            <wp:effectExtent l="0" t="0" r="0" b="0"/>
            <wp:wrapNone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455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6D52B8" w14:textId="77777777" w:rsidR="00E879D8" w:rsidRDefault="00E879D8"/>
    <w:p w14:paraId="770B418B" w14:textId="77777777" w:rsidR="00E879D8" w:rsidRDefault="00E879D8"/>
    <w:p w14:paraId="05DE767F" w14:textId="77777777" w:rsidR="00E879D8" w:rsidRDefault="00E879D8"/>
    <w:p w14:paraId="4274A97F" w14:textId="77777777" w:rsidR="00E879D8" w:rsidRDefault="00000000">
      <w:r>
        <w:t>Transitions en parallèle :</w:t>
      </w:r>
    </w:p>
    <w:p w14:paraId="1097524B" w14:textId="77777777" w:rsidR="00E879D8" w:rsidRDefault="00000000">
      <w:r>
        <w:rPr>
          <w:noProof/>
        </w:rPr>
        <w:drawing>
          <wp:anchor distT="114300" distB="114300" distL="114300" distR="114300" simplePos="0" relativeHeight="251721728" behindDoc="1" locked="0" layoutInCell="1" hidden="0" allowOverlap="1" wp14:anchorId="2D5A398C" wp14:editId="795E88DF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015355" cy="1493839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5355" cy="1493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3CC2F7" w14:textId="77777777" w:rsidR="00E879D8" w:rsidRDefault="00E879D8"/>
    <w:p w14:paraId="6E104EA7" w14:textId="77777777" w:rsidR="00E879D8" w:rsidRDefault="00E879D8"/>
    <w:p w14:paraId="02A63D1B" w14:textId="77777777" w:rsidR="00E879D8" w:rsidRDefault="00E879D8"/>
    <w:p w14:paraId="3E82DF98" w14:textId="77777777" w:rsidR="00E879D8" w:rsidRDefault="00E879D8"/>
    <w:p w14:paraId="3DC89932" w14:textId="77777777" w:rsidR="00E879D8" w:rsidRDefault="00E879D8"/>
    <w:p w14:paraId="53A9EEE0" w14:textId="77777777" w:rsidR="00E879D8" w:rsidRDefault="00E879D8"/>
    <w:p w14:paraId="393DEDCD" w14:textId="77777777" w:rsidR="00E879D8" w:rsidRDefault="00E879D8"/>
    <w:p w14:paraId="17D8B6EE" w14:textId="77777777" w:rsidR="00E879D8" w:rsidRDefault="00E879D8"/>
    <w:p w14:paraId="6FEE79B0" w14:textId="77777777" w:rsidR="00E879D8" w:rsidRDefault="00E879D8"/>
    <w:p w14:paraId="2ABF3BBE" w14:textId="77777777" w:rsidR="00E879D8" w:rsidRPr="00EE174F" w:rsidRDefault="00E879D8">
      <w:pPr>
        <w:rPr>
          <w:lang w:val="en-US"/>
        </w:rPr>
      </w:pPr>
      <w:hyperlink r:id="rId146">
        <w:r w:rsidRPr="00EE174F">
          <w:rPr>
            <w:color w:val="1155CC"/>
            <w:u w:val="single"/>
            <w:lang w:val="en-US"/>
          </w:rPr>
          <w:t>3 Animation Basics (Release 8) (oracle.com)</w:t>
        </w:r>
      </w:hyperlink>
    </w:p>
    <w:p w14:paraId="0563A398" w14:textId="77777777" w:rsidR="00E879D8" w:rsidRPr="00EE174F" w:rsidRDefault="00E879D8">
      <w:pPr>
        <w:rPr>
          <w:lang w:val="en-US"/>
        </w:rPr>
      </w:pPr>
    </w:p>
    <w:p w14:paraId="5A87C134" w14:textId="77777777" w:rsidR="00E879D8" w:rsidRPr="00EE174F" w:rsidRDefault="00E879D8">
      <w:pPr>
        <w:rPr>
          <w:lang w:val="en-US"/>
        </w:rPr>
      </w:pPr>
    </w:p>
    <w:p w14:paraId="250BD091" w14:textId="77777777" w:rsidR="00E879D8" w:rsidRPr="00EE174F" w:rsidRDefault="00E879D8">
      <w:pPr>
        <w:rPr>
          <w:lang w:val="en-US"/>
        </w:rPr>
      </w:pPr>
    </w:p>
    <w:p w14:paraId="514D1B00" w14:textId="77777777" w:rsidR="00E879D8" w:rsidRPr="00EE174F" w:rsidRDefault="00E879D8">
      <w:pPr>
        <w:rPr>
          <w:lang w:val="en-US"/>
        </w:rPr>
      </w:pPr>
    </w:p>
    <w:p w14:paraId="16119E0D" w14:textId="77777777" w:rsidR="00E879D8" w:rsidRDefault="00000000">
      <w:pPr>
        <w:pStyle w:val="Titre2"/>
        <w:rPr>
          <w:b/>
        </w:rPr>
      </w:pPr>
      <w:bookmarkStart w:id="1055" w:name="_m537bmykzsjy" w:colFirst="0" w:colLast="0"/>
      <w:bookmarkEnd w:id="1055"/>
      <w:r>
        <w:rPr>
          <w:b/>
        </w:rPr>
        <w:t xml:space="preserve">Liste des Transitions </w:t>
      </w:r>
      <w:proofErr w:type="spellStart"/>
      <w:r>
        <w:rPr>
          <w:b/>
        </w:rPr>
        <w:t>JavaFX</w:t>
      </w:r>
      <w:proofErr w:type="spellEnd"/>
    </w:p>
    <w:p w14:paraId="3CE92467" w14:textId="77777777" w:rsidR="00E879D8" w:rsidRDefault="00E879D8">
      <w:hyperlink r:id="rId147">
        <w:r>
          <w:rPr>
            <w:color w:val="1155CC"/>
            <w:u w:val="single"/>
          </w:rPr>
          <w:t>Transition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5726486D" w14:textId="77777777" w:rsidR="00E879D8" w:rsidRDefault="00000000">
      <w:r>
        <w:rPr>
          <w:noProof/>
        </w:rPr>
        <w:drawing>
          <wp:anchor distT="114300" distB="114300" distL="114300" distR="114300" simplePos="0" relativeHeight="251722752" behindDoc="1" locked="0" layoutInCell="1" hidden="0" allowOverlap="1" wp14:anchorId="3AB5CB1F" wp14:editId="6B3E44B1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500563" cy="2683890"/>
            <wp:effectExtent l="0" t="0" r="0" b="0"/>
            <wp:wrapNone/>
            <wp:docPr id="102" name="image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png"/>
                    <pic:cNvPicPr preferRelativeResize="0"/>
                  </pic:nvPicPr>
                  <pic:blipFill>
                    <a:blip r:embed="rId1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683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B56299" w14:textId="77777777" w:rsidR="00E879D8" w:rsidRDefault="00E879D8"/>
    <w:p w14:paraId="33948217" w14:textId="77777777" w:rsidR="00E879D8" w:rsidRDefault="00E879D8"/>
    <w:p w14:paraId="634F8598" w14:textId="77777777" w:rsidR="00E879D8" w:rsidRDefault="00E879D8"/>
    <w:p w14:paraId="7CC4FEDE" w14:textId="77777777" w:rsidR="00E879D8" w:rsidRDefault="00E879D8"/>
    <w:p w14:paraId="2C728502" w14:textId="77777777" w:rsidR="00E879D8" w:rsidRDefault="00E879D8"/>
    <w:p w14:paraId="40656908" w14:textId="77777777" w:rsidR="00E879D8" w:rsidRDefault="00E879D8"/>
    <w:p w14:paraId="0D7B2071" w14:textId="77777777" w:rsidR="00E879D8" w:rsidRDefault="00E879D8"/>
    <w:p w14:paraId="47983BEF" w14:textId="77777777" w:rsidR="00E879D8" w:rsidRDefault="00E879D8"/>
    <w:p w14:paraId="36401219" w14:textId="77777777" w:rsidR="00E879D8" w:rsidRDefault="00E879D8"/>
    <w:p w14:paraId="53030D7E" w14:textId="77777777" w:rsidR="00E879D8" w:rsidRDefault="00E879D8"/>
    <w:p w14:paraId="37296E65" w14:textId="77777777" w:rsidR="00E879D8" w:rsidRDefault="00E879D8"/>
    <w:p w14:paraId="4B7CE771" w14:textId="77777777" w:rsidR="00E879D8" w:rsidRDefault="00E879D8"/>
    <w:p w14:paraId="11C7B039" w14:textId="77777777" w:rsidR="00E879D8" w:rsidRDefault="00E879D8"/>
    <w:p w14:paraId="34C029D7" w14:textId="77777777" w:rsidR="00E879D8" w:rsidRDefault="00E879D8"/>
    <w:p w14:paraId="4B11DA3F" w14:textId="77777777" w:rsidR="00E879D8" w:rsidRDefault="00E879D8"/>
    <w:p w14:paraId="06EE851F" w14:textId="77777777" w:rsidR="00E879D8" w:rsidRDefault="00000000">
      <w:pPr>
        <w:pStyle w:val="Titre2"/>
        <w:rPr>
          <w:b/>
        </w:rPr>
      </w:pPr>
      <w:bookmarkStart w:id="1056" w:name="_vpul6imm7lfi" w:colFirst="0" w:colLast="0"/>
      <w:bookmarkEnd w:id="1056"/>
      <w:r>
        <w:rPr>
          <w:b/>
        </w:rPr>
        <w:t>Transition : pour finir</w:t>
      </w:r>
    </w:p>
    <w:p w14:paraId="0775AEC3" w14:textId="77777777" w:rsidR="00E879D8" w:rsidRDefault="00000000">
      <w:r>
        <w:rPr>
          <w:b/>
        </w:rPr>
        <w:t>Une Transition</w:t>
      </w:r>
      <w:r>
        <w:t xml:space="preserve"> ne modifie pas la valeur de la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JavaFX</w:t>
      </w:r>
      <w:proofErr w:type="spellEnd"/>
    </w:p>
    <w:p w14:paraId="48BE20AB" w14:textId="77777777" w:rsidR="00E879D8" w:rsidRDefault="00E879D8"/>
    <w:p w14:paraId="40F811F1" w14:textId="77777777" w:rsidR="00E879D8" w:rsidRDefault="00000000">
      <w:r>
        <w:t xml:space="preserve">L’image est modifiée, mais pas forcément les attributs de l’objet </w:t>
      </w:r>
      <w:proofErr w:type="spellStart"/>
      <w:r>
        <w:t>sousjacent</w:t>
      </w:r>
      <w:proofErr w:type="spellEnd"/>
      <w:r>
        <w:t>.</w:t>
      </w:r>
    </w:p>
    <w:p w14:paraId="07D531E1" w14:textId="77777777" w:rsidR="00E879D8" w:rsidRDefault="00E879D8"/>
    <w:p w14:paraId="18E74AB9" w14:textId="77777777" w:rsidR="00E879D8" w:rsidRDefault="00000000">
      <w:r>
        <w:t xml:space="preserve">Exemple : une translation ne va pas modifier les coordonnées (X, Y) mais uniquement les valeurs de </w:t>
      </w:r>
      <w:proofErr w:type="spellStart"/>
      <w:r>
        <w:t>translateX</w:t>
      </w:r>
      <w:proofErr w:type="spellEnd"/>
      <w:r>
        <w:t xml:space="preserve"> et </w:t>
      </w:r>
      <w:proofErr w:type="spellStart"/>
      <w:r>
        <w:t>translateY</w:t>
      </w:r>
      <w:proofErr w:type="spellEnd"/>
      <w:r>
        <w:t>.</w:t>
      </w:r>
    </w:p>
    <w:p w14:paraId="7C2A67B5" w14:textId="77777777" w:rsidR="00E879D8" w:rsidRDefault="00E879D8"/>
    <w:p w14:paraId="01D9760E" w14:textId="77777777" w:rsidR="00E879D8" w:rsidRDefault="00000000">
      <w:r>
        <w:t>Si besoin :</w:t>
      </w:r>
    </w:p>
    <w:p w14:paraId="0E92AEC3" w14:textId="77777777" w:rsidR="00E879D8" w:rsidRDefault="00000000">
      <w:pPr>
        <w:numPr>
          <w:ilvl w:val="0"/>
          <w:numId w:val="59"/>
        </w:numPr>
      </w:pPr>
      <w:proofErr w:type="gramStart"/>
      <w:r>
        <w:t>vous</w:t>
      </w:r>
      <w:proofErr w:type="gramEnd"/>
      <w:r>
        <w:t xml:space="preserve"> pouvez les modifier vous-même en fin de transition (via la méthode </w:t>
      </w:r>
      <w:proofErr w:type="spellStart"/>
      <w:r>
        <w:rPr>
          <w:b/>
        </w:rPr>
        <w:t>setOnFinished</w:t>
      </w:r>
      <w:proofErr w:type="spellEnd"/>
      <w:r>
        <w:rPr>
          <w:b/>
        </w:rPr>
        <w:t xml:space="preserve"> </w:t>
      </w:r>
      <w:r>
        <w:t xml:space="preserve">évoquée </w:t>
      </w:r>
      <w:proofErr w:type="gramStart"/>
      <w:r>
        <w:t>précédemment)…</w:t>
      </w:r>
      <w:proofErr w:type="gramEnd"/>
    </w:p>
    <w:p w14:paraId="2C4720BF" w14:textId="77777777" w:rsidR="00E879D8" w:rsidRDefault="00000000">
      <w:pPr>
        <w:numPr>
          <w:ilvl w:val="0"/>
          <w:numId w:val="59"/>
        </w:numPr>
      </w:pPr>
      <w:proofErr w:type="gramStart"/>
      <w:r>
        <w:t>ou</w:t>
      </w:r>
      <w:proofErr w:type="gramEnd"/>
      <w:r>
        <w:t xml:space="preserve"> bien passer par une animation de type </w:t>
      </w:r>
      <w:r>
        <w:rPr>
          <w:b/>
        </w:rPr>
        <w:t>Timeline</w:t>
      </w:r>
      <w:r>
        <w:t>.</w:t>
      </w:r>
    </w:p>
    <w:p w14:paraId="3FC008D1" w14:textId="77777777" w:rsidR="00E879D8" w:rsidRDefault="00000000">
      <w:pPr>
        <w:pStyle w:val="Titre2"/>
        <w:rPr>
          <w:b/>
        </w:rPr>
      </w:pPr>
      <w:bookmarkStart w:id="1057" w:name="_s4acja4grr59" w:colFirst="0" w:colLast="0"/>
      <w:bookmarkEnd w:id="1057"/>
      <w:r>
        <w:rPr>
          <w:b/>
        </w:rPr>
        <w:t>L’animation de type Timeline</w:t>
      </w:r>
    </w:p>
    <w:p w14:paraId="451F1411" w14:textId="77777777" w:rsidR="00E879D8" w:rsidRDefault="00000000">
      <w:r>
        <w:t xml:space="preserve">La classe </w:t>
      </w:r>
      <w:r>
        <w:rPr>
          <w:b/>
          <w:color w:val="FF9900"/>
        </w:rPr>
        <w:t xml:space="preserve">Timeline </w:t>
      </w:r>
      <w:r>
        <w:t>permet l’animation d’un élément :</w:t>
      </w:r>
    </w:p>
    <w:p w14:paraId="5451975B" w14:textId="77777777" w:rsidR="00E879D8" w:rsidRDefault="00000000">
      <w:pPr>
        <w:numPr>
          <w:ilvl w:val="0"/>
          <w:numId w:val="95"/>
        </w:numPr>
      </w:pPr>
      <w:r>
        <w:t>Basée sur une</w:t>
      </w:r>
      <w:r>
        <w:rPr>
          <w:b/>
        </w:rPr>
        <w:t xml:space="preserve"> </w:t>
      </w:r>
      <w:proofErr w:type="spellStart"/>
      <w:r>
        <w:rPr>
          <w:b/>
          <w:color w:val="FF9900"/>
        </w:rPr>
        <w:t>property</w:t>
      </w:r>
      <w:proofErr w:type="spellEnd"/>
      <w:r>
        <w:rPr>
          <w:b/>
          <w:color w:val="FF9900"/>
        </w:rPr>
        <w:t xml:space="preserve"> </w:t>
      </w:r>
      <w:proofErr w:type="spellStart"/>
      <w:r>
        <w:rPr>
          <w:b/>
        </w:rPr>
        <w:t>JavaFX</w:t>
      </w:r>
      <w:proofErr w:type="spellEnd"/>
      <w:r>
        <w:t xml:space="preserve"> (telle que la taille, la position, la couleur, </w:t>
      </w:r>
      <w:proofErr w:type="spellStart"/>
      <w:r>
        <w:t>etc</w:t>
      </w:r>
      <w:proofErr w:type="spellEnd"/>
      <w:r>
        <w:t>) ; elle devra être modifiable (</w:t>
      </w:r>
      <w:proofErr w:type="spellStart"/>
      <w:r>
        <w:rPr>
          <w:b/>
        </w:rPr>
        <w:t>WritableValue</w:t>
      </w:r>
      <w:proofErr w:type="spellEnd"/>
      <w:r>
        <w:t>).</w:t>
      </w:r>
    </w:p>
    <w:p w14:paraId="59286D53" w14:textId="77777777" w:rsidR="00E879D8" w:rsidRDefault="00000000">
      <w:pPr>
        <w:numPr>
          <w:ilvl w:val="0"/>
          <w:numId w:val="95"/>
        </w:numPr>
      </w:pPr>
      <w:r>
        <w:t xml:space="preserve">La classe </w:t>
      </w:r>
      <w:proofErr w:type="spellStart"/>
      <w:r>
        <w:rPr>
          <w:b/>
          <w:color w:val="FF9900"/>
        </w:rPr>
        <w:t>KeyValue</w:t>
      </w:r>
      <w:proofErr w:type="spellEnd"/>
      <w:r>
        <w:rPr>
          <w:b/>
          <w:color w:val="FF9900"/>
        </w:rPr>
        <w:t xml:space="preserve"> </w:t>
      </w:r>
      <w:r>
        <w:t xml:space="preserve">contiendra la nouvelle valeur modifiée de cette </w:t>
      </w:r>
      <w:proofErr w:type="spellStart"/>
      <w:r>
        <w:t>property</w:t>
      </w:r>
      <w:proofErr w:type="spellEnd"/>
      <w:r>
        <w:t>, pour un instant donné de l’animation.</w:t>
      </w:r>
    </w:p>
    <w:p w14:paraId="7EF6FF3C" w14:textId="77777777" w:rsidR="00E879D8" w:rsidRDefault="00000000">
      <w:pPr>
        <w:numPr>
          <w:ilvl w:val="0"/>
          <w:numId w:val="95"/>
        </w:numPr>
      </w:pPr>
      <w:r>
        <w:t xml:space="preserve">La classe </w:t>
      </w:r>
      <w:proofErr w:type="spellStart"/>
      <w:r>
        <w:rPr>
          <w:b/>
          <w:color w:val="FF9900"/>
        </w:rPr>
        <w:t>KeyFrame</w:t>
      </w:r>
      <w:proofErr w:type="spellEnd"/>
      <w:r>
        <w:rPr>
          <w:b/>
          <w:color w:val="FF9900"/>
        </w:rPr>
        <w:t xml:space="preserve"> </w:t>
      </w:r>
      <w:r>
        <w:t xml:space="preserve">contiendra une liste de </w:t>
      </w:r>
      <w:proofErr w:type="spellStart"/>
      <w:r>
        <w:rPr>
          <w:b/>
        </w:rPr>
        <w:t>KeyValue</w:t>
      </w:r>
      <w:proofErr w:type="spellEnd"/>
      <w:r>
        <w:rPr>
          <w:b/>
        </w:rPr>
        <w:t xml:space="preserve"> </w:t>
      </w:r>
      <w:r>
        <w:t>ainsi qu’une durée (</w:t>
      </w:r>
      <w:r>
        <w:rPr>
          <w:b/>
        </w:rPr>
        <w:t>Duration</w:t>
      </w:r>
      <w:r>
        <w:t xml:space="preserve">) : c’est la liste des valeurs successives que devra prendre la </w:t>
      </w:r>
      <w:proofErr w:type="spellStart"/>
      <w:r>
        <w:t>property</w:t>
      </w:r>
      <w:proofErr w:type="spellEnd"/>
      <w:r>
        <w:t xml:space="preserve">, sur une </w:t>
      </w:r>
      <w:proofErr w:type="gramStart"/>
      <w:r>
        <w:t>période de temps</w:t>
      </w:r>
      <w:proofErr w:type="gramEnd"/>
      <w:r>
        <w:t xml:space="preserve"> donnée.</w:t>
      </w:r>
    </w:p>
    <w:p w14:paraId="64AAAB30" w14:textId="77777777" w:rsidR="00E879D8" w:rsidRDefault="00000000">
      <w:r>
        <w:t xml:space="preserve">La </w:t>
      </w:r>
      <w:r>
        <w:rPr>
          <w:b/>
        </w:rPr>
        <w:t xml:space="preserve">Timeline </w:t>
      </w:r>
      <w:r>
        <w:t xml:space="preserve">rassemble des </w:t>
      </w:r>
      <w:proofErr w:type="spellStart"/>
      <w:r>
        <w:rPr>
          <w:b/>
        </w:rPr>
        <w:t>KeyFrame</w:t>
      </w:r>
      <w:proofErr w:type="spellEnd"/>
      <w:r>
        <w:rPr>
          <w:b/>
        </w:rPr>
        <w:t xml:space="preserve"> </w:t>
      </w:r>
      <w:r>
        <w:t>qui seront jouées séquentiellement.</w:t>
      </w:r>
    </w:p>
    <w:p w14:paraId="02763D2A" w14:textId="77777777" w:rsidR="00E879D8" w:rsidRDefault="00000000">
      <w:r>
        <w:t xml:space="preserve">Elle hérite de la classe </w:t>
      </w:r>
      <w:r>
        <w:rPr>
          <w:b/>
          <w:color w:val="FF9900"/>
        </w:rPr>
        <w:t xml:space="preserve">Animation </w:t>
      </w:r>
      <w:r>
        <w:t>: elle peut donc se manipuler comme telle !</w:t>
      </w:r>
    </w:p>
    <w:p w14:paraId="0D1516E1" w14:textId="77777777" w:rsidR="00E879D8" w:rsidRDefault="00E879D8">
      <w:hyperlink r:id="rId149">
        <w:r>
          <w:rPr>
            <w:color w:val="1155CC"/>
            <w:u w:val="single"/>
          </w:rPr>
          <w:t>Timeline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7D1B6611" w14:textId="77777777" w:rsidR="00E879D8" w:rsidRDefault="00E879D8">
      <w:hyperlink r:id="rId150">
        <w:proofErr w:type="spellStart"/>
        <w:r>
          <w:rPr>
            <w:color w:val="1155CC"/>
            <w:u w:val="single"/>
          </w:rPr>
          <w:t>KeyFrame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1F279114" w14:textId="77777777" w:rsidR="00E879D8" w:rsidRDefault="00E879D8">
      <w:hyperlink r:id="rId151">
        <w:proofErr w:type="spellStart"/>
        <w:r>
          <w:rPr>
            <w:color w:val="1155CC"/>
            <w:u w:val="single"/>
          </w:rPr>
          <w:t>KeyValue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4BF58102" w14:textId="77777777" w:rsidR="00E879D8" w:rsidRDefault="00000000">
      <w:pPr>
        <w:pStyle w:val="Titre2"/>
        <w:rPr>
          <w:b/>
        </w:rPr>
      </w:pPr>
      <w:bookmarkStart w:id="1058" w:name="_b5ci41o1kf5k" w:colFirst="0" w:colLast="0"/>
      <w:bookmarkEnd w:id="1058"/>
      <w:r>
        <w:rPr>
          <w:b/>
        </w:rPr>
        <w:lastRenderedPageBreak/>
        <w:t>Exemple d’utilisation de la Timeline</w:t>
      </w:r>
      <w:r>
        <w:rPr>
          <w:b/>
        </w:rPr>
        <w:tab/>
        <w:t xml:space="preserve"> </w:t>
      </w:r>
      <w:r>
        <w:rPr>
          <w:noProof/>
        </w:rPr>
        <w:drawing>
          <wp:anchor distT="114300" distB="114300" distL="114300" distR="114300" simplePos="0" relativeHeight="251723776" behindDoc="1" locked="0" layoutInCell="1" hidden="0" allowOverlap="1" wp14:anchorId="4EDE31BC" wp14:editId="3D26E7D1">
            <wp:simplePos x="0" y="0"/>
            <wp:positionH relativeFrom="column">
              <wp:posOffset>19051</wp:posOffset>
            </wp:positionH>
            <wp:positionV relativeFrom="paragraph">
              <wp:posOffset>592559</wp:posOffset>
            </wp:positionV>
            <wp:extent cx="5731200" cy="3886200"/>
            <wp:effectExtent l="0" t="0" r="0" b="0"/>
            <wp:wrapNone/>
            <wp:docPr id="53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631447" w14:textId="77777777" w:rsidR="00E879D8" w:rsidRDefault="00E879D8"/>
    <w:p w14:paraId="080DA683" w14:textId="77777777" w:rsidR="00E879D8" w:rsidRDefault="00E879D8"/>
    <w:p w14:paraId="0EB9A458" w14:textId="77777777" w:rsidR="00E879D8" w:rsidRDefault="00E879D8"/>
    <w:p w14:paraId="02E272A7" w14:textId="77777777" w:rsidR="00E879D8" w:rsidRDefault="00E879D8"/>
    <w:p w14:paraId="44552A5D" w14:textId="77777777" w:rsidR="00E879D8" w:rsidRDefault="00E879D8"/>
    <w:p w14:paraId="12470662" w14:textId="77777777" w:rsidR="00E879D8" w:rsidRDefault="00E879D8"/>
    <w:p w14:paraId="49CCAADA" w14:textId="77777777" w:rsidR="00E879D8" w:rsidRDefault="00E879D8"/>
    <w:p w14:paraId="4BC35173" w14:textId="77777777" w:rsidR="00E879D8" w:rsidRDefault="00E879D8"/>
    <w:p w14:paraId="1F1883F8" w14:textId="77777777" w:rsidR="00E879D8" w:rsidRDefault="00E879D8"/>
    <w:p w14:paraId="0A8B76BF" w14:textId="77777777" w:rsidR="00E879D8" w:rsidRDefault="00E879D8"/>
    <w:p w14:paraId="235732F6" w14:textId="77777777" w:rsidR="00E879D8" w:rsidRDefault="00E879D8"/>
    <w:p w14:paraId="634ADC56" w14:textId="77777777" w:rsidR="00E879D8" w:rsidRDefault="00E879D8"/>
    <w:p w14:paraId="49F3A855" w14:textId="77777777" w:rsidR="00E879D8" w:rsidRDefault="00E879D8"/>
    <w:p w14:paraId="238D9D99" w14:textId="77777777" w:rsidR="00E879D8" w:rsidRDefault="00E879D8"/>
    <w:p w14:paraId="0AE3AC76" w14:textId="77777777" w:rsidR="00E879D8" w:rsidRDefault="00E879D8"/>
    <w:p w14:paraId="5B5BCEFB" w14:textId="77777777" w:rsidR="00E879D8" w:rsidRDefault="00E879D8"/>
    <w:p w14:paraId="6C206226" w14:textId="77777777" w:rsidR="00E879D8" w:rsidRDefault="00E879D8"/>
    <w:p w14:paraId="31624C62" w14:textId="77777777" w:rsidR="00E879D8" w:rsidRDefault="00E879D8"/>
    <w:p w14:paraId="231919C1" w14:textId="77777777" w:rsidR="00E879D8" w:rsidRDefault="00E879D8"/>
    <w:p w14:paraId="14FDC5E7" w14:textId="77777777" w:rsidR="00E879D8" w:rsidRDefault="00E879D8"/>
    <w:p w14:paraId="669DD8A7" w14:textId="77777777" w:rsidR="00E879D8" w:rsidRDefault="00E879D8"/>
    <w:p w14:paraId="508D5F2D" w14:textId="77777777" w:rsidR="00E879D8" w:rsidRDefault="00000000">
      <w:pPr>
        <w:pStyle w:val="Titre2"/>
        <w:rPr>
          <w:b/>
        </w:rPr>
      </w:pPr>
      <w:bookmarkStart w:id="1059" w:name="_1ei37zws7qtm" w:colFirst="0" w:colLast="0"/>
      <w:bookmarkEnd w:id="1059"/>
      <w:r>
        <w:rPr>
          <w:b/>
        </w:rPr>
        <w:t>Timeline : notion d’interpolation</w:t>
      </w:r>
    </w:p>
    <w:p w14:paraId="5A891963" w14:textId="77777777" w:rsidR="00E879D8" w:rsidRDefault="00000000">
      <w:pPr>
        <w:rPr>
          <w:i/>
        </w:rPr>
      </w:pPr>
      <w:r>
        <w:rPr>
          <w:i/>
          <w:u w:val="single"/>
        </w:rPr>
        <w:t xml:space="preserve">Définition </w:t>
      </w:r>
      <w:r>
        <w:rPr>
          <w:i/>
        </w:rPr>
        <w:t>: reconstitution, en général approximative, d’une grandeur continue à partir d’un ensemble discret de valeurs intermédiaires de cette grandeur.</w:t>
      </w:r>
    </w:p>
    <w:p w14:paraId="589FD536" w14:textId="77777777" w:rsidR="00E879D8" w:rsidRDefault="00E879D8"/>
    <w:p w14:paraId="06C36830" w14:textId="77777777" w:rsidR="00E879D8" w:rsidRDefault="00000000">
      <w:r>
        <w:t xml:space="preserve">Les </w:t>
      </w:r>
      <w:proofErr w:type="spellStart"/>
      <w:r>
        <w:rPr>
          <w:b/>
        </w:rPr>
        <w:t>KeyValue</w:t>
      </w:r>
      <w:proofErr w:type="spellEnd"/>
      <w:r>
        <w:rPr>
          <w:b/>
        </w:rPr>
        <w:t xml:space="preserve"> </w:t>
      </w:r>
      <w:r>
        <w:t xml:space="preserve">indiquent les différentes valeurs de la </w:t>
      </w:r>
      <w:proofErr w:type="spellStart"/>
      <w:r>
        <w:rPr>
          <w:b/>
        </w:rPr>
        <w:t>property</w:t>
      </w:r>
      <w:proofErr w:type="spellEnd"/>
      <w:r>
        <w:rPr>
          <w:b/>
        </w:rPr>
        <w:t xml:space="preserve"> </w:t>
      </w:r>
      <w:r>
        <w:t xml:space="preserve">sur laquelle se base l’animation </w:t>
      </w:r>
      <w:r>
        <w:rPr>
          <w:b/>
        </w:rPr>
        <w:t>Timeline</w:t>
      </w:r>
      <w:r>
        <w:t>.</w:t>
      </w:r>
    </w:p>
    <w:p w14:paraId="1180BEAD" w14:textId="77777777" w:rsidR="00E879D8" w:rsidRDefault="00000000">
      <w:r>
        <w:t>Une interpolation définit les valeurs intermédiaires entre deux valeurs (successives) : la valeur source et la valeur de destination.</w:t>
      </w:r>
    </w:p>
    <w:p w14:paraId="131FA008" w14:textId="77777777" w:rsidR="00E879D8" w:rsidRDefault="00000000">
      <w:r>
        <w:t xml:space="preserve">Ce calcul est pris en charge par un objet de type </w:t>
      </w:r>
      <w:proofErr w:type="spellStart"/>
      <w:r>
        <w:rPr>
          <w:b/>
          <w:color w:val="FF9900"/>
        </w:rPr>
        <w:t>Interpolator</w:t>
      </w:r>
      <w:proofErr w:type="spellEnd"/>
      <w:r>
        <w:t>.</w:t>
      </w:r>
    </w:p>
    <w:p w14:paraId="3F4B1AB0" w14:textId="77777777" w:rsidR="00E879D8" w:rsidRDefault="00000000">
      <w:r>
        <w:t xml:space="preserve">Les différents types d’interpolateurs fournis par </w:t>
      </w:r>
      <w:proofErr w:type="spellStart"/>
      <w:r>
        <w:t>JavaFX</w:t>
      </w:r>
      <w:proofErr w:type="spellEnd"/>
      <w:r>
        <w:t xml:space="preserve"> :</w:t>
      </w:r>
    </w:p>
    <w:p w14:paraId="3F4BAC3A" w14:textId="77777777" w:rsidR="00E879D8" w:rsidRDefault="00000000">
      <w:pPr>
        <w:numPr>
          <w:ilvl w:val="0"/>
          <w:numId w:val="67"/>
        </w:numPr>
      </w:pPr>
      <w:r>
        <w:t>LINEAR : interpolation linéaire (par défaut)</w:t>
      </w:r>
    </w:p>
    <w:p w14:paraId="551B0230" w14:textId="77777777" w:rsidR="00E879D8" w:rsidRDefault="00000000">
      <w:pPr>
        <w:numPr>
          <w:ilvl w:val="0"/>
          <w:numId w:val="67"/>
        </w:numPr>
      </w:pPr>
      <w:r>
        <w:t>DISCRETE : interpolation à temps discret</w:t>
      </w:r>
    </w:p>
    <w:p w14:paraId="082FD278" w14:textId="77777777" w:rsidR="00E879D8" w:rsidRDefault="00000000">
      <w:pPr>
        <w:numPr>
          <w:ilvl w:val="0"/>
          <w:numId w:val="67"/>
        </w:numPr>
      </w:pPr>
      <w:r>
        <w:t>EASE_IN : l’animation démarre lentement puis accélère doucement</w:t>
      </w:r>
    </w:p>
    <w:p w14:paraId="2DA9EFB4" w14:textId="77777777" w:rsidR="00E879D8" w:rsidRDefault="00000000">
      <w:pPr>
        <w:numPr>
          <w:ilvl w:val="0"/>
          <w:numId w:val="67"/>
        </w:numPr>
      </w:pPr>
      <w:r>
        <w:t>EASE_OUT : l’animation ralentit doucement vers la fin</w:t>
      </w:r>
    </w:p>
    <w:p w14:paraId="6B5DA960" w14:textId="77777777" w:rsidR="00E879D8" w:rsidRDefault="00000000">
      <w:pPr>
        <w:numPr>
          <w:ilvl w:val="0"/>
          <w:numId w:val="67"/>
        </w:numPr>
      </w:pPr>
      <w:r>
        <w:t>EASE_BOTH : l’animation commence lentement, puis accélère et ralentit à nouveau vers la fin, le tout de manière fluide</w:t>
      </w:r>
    </w:p>
    <w:p w14:paraId="0337B1AE" w14:textId="77777777" w:rsidR="00E879D8" w:rsidRDefault="00000000">
      <w:r>
        <w:t xml:space="preserve">On peut aussi écrire notre propre implémentation d’un </w:t>
      </w:r>
      <w:proofErr w:type="spellStart"/>
      <w:r>
        <w:t>Interpolator</w:t>
      </w:r>
      <w:proofErr w:type="spellEnd"/>
    </w:p>
    <w:p w14:paraId="0AA7FF9C" w14:textId="77777777" w:rsidR="00E879D8" w:rsidRDefault="00E879D8">
      <w:hyperlink r:id="rId153">
        <w:proofErr w:type="spellStart"/>
        <w:r>
          <w:rPr>
            <w:color w:val="1155CC"/>
            <w:u w:val="single"/>
          </w:rPr>
          <w:t>Interpolator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6A05BB45" w14:textId="77777777" w:rsidR="00E879D8" w:rsidRDefault="00E879D8"/>
    <w:p w14:paraId="78EE2E5B" w14:textId="77777777" w:rsidR="00E879D8" w:rsidRDefault="00000000">
      <w:pPr>
        <w:pStyle w:val="Titre2"/>
        <w:rPr>
          <w:b/>
        </w:rPr>
      </w:pPr>
      <w:bookmarkStart w:id="1060" w:name="_u7jgnal5walv" w:colFirst="0" w:colLast="0"/>
      <w:bookmarkEnd w:id="1060"/>
      <w:r>
        <w:rPr>
          <w:b/>
        </w:rPr>
        <w:lastRenderedPageBreak/>
        <w:t>Deux exemples d’interpolation</w:t>
      </w:r>
    </w:p>
    <w:p w14:paraId="647543FB" w14:textId="77777777" w:rsidR="00E879D8" w:rsidRDefault="00000000">
      <w:r>
        <w:rPr>
          <w:b/>
          <w:u w:val="single"/>
        </w:rPr>
        <w:t xml:space="preserve">Ex1 </w:t>
      </w:r>
      <w:r>
        <w:rPr>
          <w:rFonts w:ascii="Arial Unicode MS" w:eastAsia="Arial Unicode MS" w:hAnsi="Arial Unicode MS" w:cs="Arial Unicode MS"/>
        </w:rPr>
        <w:t xml:space="preserve">: un objet </w:t>
      </w:r>
      <w:proofErr w:type="spellStart"/>
      <w:r>
        <w:rPr>
          <w:rFonts w:ascii="Arial Unicode MS" w:eastAsia="Arial Unicode MS" w:hAnsi="Arial Unicode MS" w:cs="Arial Unicode MS"/>
        </w:rPr>
        <w:t>KeyValue</w:t>
      </w:r>
      <w:proofErr w:type="spellEnd"/>
      <w:r>
        <w:rPr>
          <w:rFonts w:ascii="Arial Unicode MS" w:eastAsia="Arial Unicode MS" w:hAnsi="Arial Unicode MS" w:cs="Arial Unicode MS"/>
        </w:rPr>
        <w:t xml:space="preserve"> permettant de rendre progressivement invisible un rectangle → en interpolant son opacité de la valeur 1 à la valeur 0. </w:t>
      </w:r>
    </w:p>
    <w:p w14:paraId="01BDD5D2" w14:textId="77777777" w:rsidR="00E879D8" w:rsidRDefault="00000000">
      <w:r>
        <w:rPr>
          <w:noProof/>
        </w:rPr>
        <w:drawing>
          <wp:inline distT="114300" distB="114300" distL="114300" distR="114300" wp14:anchorId="189813B2" wp14:editId="1D38542E">
            <wp:extent cx="4557713" cy="355835"/>
            <wp:effectExtent l="0" t="0" r="0" b="0"/>
            <wp:docPr id="87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55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08066" w14:textId="77777777" w:rsidR="00E879D8" w:rsidRDefault="00000000">
      <w:r>
        <w:t xml:space="preserve">L’objet </w:t>
      </w:r>
      <w:proofErr w:type="spellStart"/>
      <w:r>
        <w:t>KeyValue</w:t>
      </w:r>
      <w:proofErr w:type="spellEnd"/>
      <w:r>
        <w:t xml:space="preserve"> définit uniquement les valeurs source et destination, mais ne spécifie pas d’</w:t>
      </w:r>
      <w:proofErr w:type="spellStart"/>
      <w:r>
        <w:t>Interpolator</w:t>
      </w:r>
      <w:proofErr w:type="spellEnd"/>
      <w:r>
        <w:t xml:space="preserve"> (interpolation linéaire par défaut).</w:t>
      </w:r>
    </w:p>
    <w:p w14:paraId="760AC237" w14:textId="77777777" w:rsidR="00E879D8" w:rsidRDefault="00E879D8"/>
    <w:p w14:paraId="15C99DD0" w14:textId="77777777" w:rsidR="00E879D8" w:rsidRDefault="00000000">
      <w:r>
        <w:rPr>
          <w:b/>
          <w:u w:val="single"/>
        </w:rPr>
        <w:t xml:space="preserve">Ex2 </w:t>
      </w:r>
      <w:r>
        <w:t xml:space="preserve">: un objet </w:t>
      </w:r>
      <w:proofErr w:type="spellStart"/>
      <w:r>
        <w:t>KeyValue</w:t>
      </w:r>
      <w:proofErr w:type="spellEnd"/>
      <w:r>
        <w:t xml:space="preserve"> permettant de déplacer un rectangle de gauche à droite, de 100 pixels, avec un </w:t>
      </w:r>
      <w:proofErr w:type="spellStart"/>
      <w:r>
        <w:t>Interpolator</w:t>
      </w:r>
      <w:proofErr w:type="spellEnd"/>
      <w:r>
        <w:t xml:space="preserve"> de type EASE_OUT</w:t>
      </w:r>
    </w:p>
    <w:p w14:paraId="72B7E257" w14:textId="77777777" w:rsidR="00E879D8" w:rsidRDefault="00000000">
      <w:r>
        <w:rPr>
          <w:noProof/>
        </w:rPr>
        <w:drawing>
          <wp:inline distT="114300" distB="114300" distL="114300" distR="114300" wp14:anchorId="15022B40" wp14:editId="0F41F51E">
            <wp:extent cx="5731200" cy="342900"/>
            <wp:effectExtent l="0" t="0" r="0" b="0"/>
            <wp:docPr id="67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32323" w14:textId="77777777" w:rsidR="00E879D8" w:rsidRDefault="00000000">
      <w:r>
        <w:t>L’</w:t>
      </w:r>
      <w:proofErr w:type="spellStart"/>
      <w:r>
        <w:t>Interpolator.EASE_OUT</w:t>
      </w:r>
      <w:proofErr w:type="spellEnd"/>
      <w:r>
        <w:t xml:space="preserve"> va ralentir le mouvement de l’animation juste avant d’atteindre la valeur de destination (x=100).</w:t>
      </w:r>
    </w:p>
    <w:p w14:paraId="4317AF2F" w14:textId="77777777" w:rsidR="00E879D8" w:rsidRDefault="00000000">
      <w:pPr>
        <w:pStyle w:val="Titre2"/>
        <w:rPr>
          <w:b/>
        </w:rPr>
      </w:pPr>
      <w:bookmarkStart w:id="1061" w:name="_9nuhpfd19rxk" w:colFirst="0" w:colLast="0"/>
      <w:bookmarkEnd w:id="1061"/>
      <w:r>
        <w:rPr>
          <w:b/>
        </w:rPr>
        <w:t xml:space="preserve">Autres </w:t>
      </w:r>
      <w:proofErr w:type="gramStart"/>
      <w:r>
        <w:rPr>
          <w:b/>
        </w:rPr>
        <w:t>possibilités:</w:t>
      </w:r>
      <w:proofErr w:type="gramEnd"/>
      <w:r>
        <w:rPr>
          <w:b/>
        </w:rPr>
        <w:t xml:space="preserve"> les effets visuels</w:t>
      </w:r>
    </w:p>
    <w:p w14:paraId="7EA88420" w14:textId="77777777" w:rsidR="00E879D8" w:rsidRDefault="00000000">
      <w:r>
        <w:t xml:space="preserve">Pour améliorer l'apparence et le design de votre application, </w:t>
      </w:r>
      <w:proofErr w:type="spellStart"/>
      <w:r>
        <w:t>JavaFX</w:t>
      </w:r>
      <w:proofErr w:type="spellEnd"/>
      <w:r>
        <w:t xml:space="preserve"> permet aussi d’appliquer des effets visuels, tels que :</w:t>
      </w:r>
    </w:p>
    <w:p w14:paraId="21E1A89A" w14:textId="77777777" w:rsidR="00E879D8" w:rsidRDefault="00000000">
      <w:pPr>
        <w:numPr>
          <w:ilvl w:val="0"/>
          <w:numId w:val="127"/>
        </w:numPr>
      </w:pPr>
      <w:r>
        <w:t>Blend</w:t>
      </w:r>
    </w:p>
    <w:p w14:paraId="690DE1DA" w14:textId="77777777" w:rsidR="00E879D8" w:rsidRDefault="00000000">
      <w:pPr>
        <w:numPr>
          <w:ilvl w:val="0"/>
          <w:numId w:val="127"/>
        </w:numPr>
      </w:pPr>
      <w:r>
        <w:t>Bloom</w:t>
      </w:r>
    </w:p>
    <w:p w14:paraId="549E5417" w14:textId="77777777" w:rsidR="00E879D8" w:rsidRDefault="00000000">
      <w:pPr>
        <w:numPr>
          <w:ilvl w:val="0"/>
          <w:numId w:val="127"/>
        </w:numPr>
      </w:pPr>
      <w:proofErr w:type="spellStart"/>
      <w:r>
        <w:t>Blur</w:t>
      </w:r>
      <w:proofErr w:type="spellEnd"/>
    </w:p>
    <w:p w14:paraId="590CE5C6" w14:textId="77777777" w:rsidR="00E879D8" w:rsidRDefault="00000000">
      <w:pPr>
        <w:numPr>
          <w:ilvl w:val="0"/>
          <w:numId w:val="127"/>
        </w:numPr>
      </w:pPr>
      <w:r>
        <w:t>Drop Shadow</w:t>
      </w:r>
    </w:p>
    <w:p w14:paraId="5ED7BA97" w14:textId="77777777" w:rsidR="00E879D8" w:rsidRDefault="00000000">
      <w:pPr>
        <w:numPr>
          <w:ilvl w:val="0"/>
          <w:numId w:val="127"/>
        </w:numPr>
      </w:pPr>
      <w:proofErr w:type="spellStart"/>
      <w:r>
        <w:t>Inner</w:t>
      </w:r>
      <w:proofErr w:type="spellEnd"/>
      <w:r>
        <w:t xml:space="preserve"> Shadow</w:t>
      </w:r>
    </w:p>
    <w:p w14:paraId="151E0EA5" w14:textId="77777777" w:rsidR="00E879D8" w:rsidRDefault="00000000">
      <w:pPr>
        <w:numPr>
          <w:ilvl w:val="0"/>
          <w:numId w:val="127"/>
        </w:numPr>
      </w:pPr>
      <w:proofErr w:type="spellStart"/>
      <w:r>
        <w:t>Reflection</w:t>
      </w:r>
      <w:proofErr w:type="spellEnd"/>
    </w:p>
    <w:p w14:paraId="3D2496F9" w14:textId="77777777" w:rsidR="00E879D8" w:rsidRDefault="00000000">
      <w:pPr>
        <w:numPr>
          <w:ilvl w:val="0"/>
          <w:numId w:val="127"/>
        </w:numPr>
      </w:pPr>
      <w:proofErr w:type="spellStart"/>
      <w:r>
        <w:t>Lighting</w:t>
      </w:r>
      <w:proofErr w:type="spellEnd"/>
    </w:p>
    <w:p w14:paraId="3FC0AFCA" w14:textId="77777777" w:rsidR="00E879D8" w:rsidRDefault="00000000">
      <w:pPr>
        <w:numPr>
          <w:ilvl w:val="0"/>
          <w:numId w:val="127"/>
        </w:numPr>
      </w:pPr>
      <w:r>
        <w:t>Perspective</w:t>
      </w:r>
    </w:p>
    <w:p w14:paraId="5E24B059" w14:textId="77777777" w:rsidR="00E879D8" w:rsidRDefault="00E879D8"/>
    <w:p w14:paraId="408E299D" w14:textId="77777777" w:rsidR="00E879D8" w:rsidRDefault="00000000">
      <w:r>
        <w:t xml:space="preserve">Et on peut même créer une chaîne d’effets visuels ! Explorer par vous-même (si vous en avez besoin) : </w:t>
      </w:r>
    </w:p>
    <w:p w14:paraId="28DF395D" w14:textId="77777777" w:rsidR="00E879D8" w:rsidRPr="00EE174F" w:rsidRDefault="00E879D8">
      <w:pPr>
        <w:rPr>
          <w:lang w:val="en-US"/>
        </w:rPr>
      </w:pPr>
      <w:hyperlink r:id="rId156">
        <w:r w:rsidRPr="00EE174F">
          <w:rPr>
            <w:color w:val="1155CC"/>
            <w:u w:val="single"/>
            <w:lang w:val="en-US"/>
          </w:rPr>
          <w:t>Part III: Creating Visual Effects (Release 8) (oracle.com)</w:t>
        </w:r>
      </w:hyperlink>
    </w:p>
    <w:p w14:paraId="16A869A6" w14:textId="77777777" w:rsidR="00E879D8" w:rsidRPr="00EE174F" w:rsidRDefault="00E879D8">
      <w:pPr>
        <w:rPr>
          <w:lang w:val="en-US"/>
        </w:rPr>
      </w:pPr>
    </w:p>
    <w:p w14:paraId="55E9B602" w14:textId="77777777" w:rsidR="00E879D8" w:rsidRPr="00EE174F" w:rsidRDefault="00E879D8">
      <w:pPr>
        <w:rPr>
          <w:lang w:val="en-US"/>
        </w:rPr>
      </w:pPr>
    </w:p>
    <w:p w14:paraId="01F8471E" w14:textId="77777777" w:rsidR="00E879D8" w:rsidRPr="00EE174F" w:rsidRDefault="00E879D8">
      <w:pPr>
        <w:rPr>
          <w:lang w:val="en-US"/>
        </w:rPr>
      </w:pPr>
    </w:p>
    <w:p w14:paraId="2CCCFBF4" w14:textId="77777777" w:rsidR="00E879D8" w:rsidRPr="00EE174F" w:rsidRDefault="00E879D8">
      <w:pPr>
        <w:rPr>
          <w:lang w:val="en-US"/>
        </w:rPr>
      </w:pPr>
    </w:p>
    <w:p w14:paraId="4EEA8001" w14:textId="77777777" w:rsidR="00E879D8" w:rsidRPr="00EE174F" w:rsidRDefault="00E879D8">
      <w:pPr>
        <w:rPr>
          <w:lang w:val="en-US"/>
        </w:rPr>
      </w:pPr>
    </w:p>
    <w:p w14:paraId="153D9855" w14:textId="77777777" w:rsidR="00E879D8" w:rsidRPr="00EE174F" w:rsidRDefault="00E879D8">
      <w:pPr>
        <w:rPr>
          <w:lang w:val="en-US"/>
        </w:rPr>
      </w:pPr>
    </w:p>
    <w:p w14:paraId="7709B2EB" w14:textId="77777777" w:rsidR="00E879D8" w:rsidRPr="00EE174F" w:rsidRDefault="00E879D8">
      <w:pPr>
        <w:rPr>
          <w:lang w:val="en-US"/>
        </w:rPr>
      </w:pPr>
    </w:p>
    <w:p w14:paraId="4A21CA7F" w14:textId="77777777" w:rsidR="00E879D8" w:rsidRPr="00EE174F" w:rsidRDefault="00E879D8">
      <w:pPr>
        <w:rPr>
          <w:lang w:val="en-US"/>
        </w:rPr>
      </w:pPr>
    </w:p>
    <w:p w14:paraId="0D623DFC" w14:textId="77777777" w:rsidR="00E879D8" w:rsidRPr="00EE174F" w:rsidRDefault="00E879D8">
      <w:pPr>
        <w:rPr>
          <w:lang w:val="en-US"/>
        </w:rPr>
      </w:pPr>
    </w:p>
    <w:p w14:paraId="0CF0A9D7" w14:textId="77777777" w:rsidR="00E879D8" w:rsidRPr="00EE174F" w:rsidRDefault="00E879D8">
      <w:pPr>
        <w:rPr>
          <w:lang w:val="en-US"/>
        </w:rPr>
      </w:pPr>
    </w:p>
    <w:p w14:paraId="07B066EA" w14:textId="77777777" w:rsidR="00E879D8" w:rsidRPr="00EE174F" w:rsidRDefault="00E879D8">
      <w:pPr>
        <w:rPr>
          <w:lang w:val="en-US"/>
        </w:rPr>
      </w:pPr>
    </w:p>
    <w:p w14:paraId="1568CF44" w14:textId="77777777" w:rsidR="00E879D8" w:rsidRPr="00EE174F" w:rsidRDefault="00E879D8">
      <w:pPr>
        <w:rPr>
          <w:lang w:val="en-US"/>
        </w:rPr>
      </w:pPr>
    </w:p>
    <w:p w14:paraId="70E41647" w14:textId="77777777" w:rsidR="00E879D8" w:rsidRPr="00EE174F" w:rsidRDefault="00E879D8">
      <w:pPr>
        <w:rPr>
          <w:lang w:val="en-US"/>
        </w:rPr>
      </w:pPr>
    </w:p>
    <w:p w14:paraId="793792EE" w14:textId="77777777" w:rsidR="00E879D8" w:rsidRPr="00EE174F" w:rsidRDefault="00E879D8">
      <w:pPr>
        <w:rPr>
          <w:lang w:val="en-US"/>
        </w:rPr>
      </w:pPr>
    </w:p>
    <w:p w14:paraId="640CBF73" w14:textId="77777777" w:rsidR="00E879D8" w:rsidRPr="00EE174F" w:rsidRDefault="00E879D8">
      <w:pPr>
        <w:rPr>
          <w:lang w:val="en-US"/>
        </w:rPr>
      </w:pPr>
    </w:p>
    <w:p w14:paraId="58199CE1" w14:textId="77777777" w:rsidR="00E879D8" w:rsidRPr="00EE174F" w:rsidRDefault="00000000">
      <w:pPr>
        <w:pStyle w:val="Titre1"/>
        <w:rPr>
          <w:b/>
          <w:lang w:val="en-US"/>
        </w:rPr>
      </w:pPr>
      <w:bookmarkStart w:id="1062" w:name="_w4dkoidrry7z" w:colFirst="0" w:colLast="0"/>
      <w:bookmarkEnd w:id="1062"/>
      <w:proofErr w:type="spellStart"/>
      <w:r w:rsidRPr="00EE174F">
        <w:rPr>
          <w:b/>
          <w:lang w:val="en-US"/>
        </w:rPr>
        <w:lastRenderedPageBreak/>
        <w:t>L’outil</w:t>
      </w:r>
      <w:proofErr w:type="spellEnd"/>
      <w:r w:rsidRPr="00EE174F">
        <w:rPr>
          <w:b/>
          <w:lang w:val="en-US"/>
        </w:rPr>
        <w:t xml:space="preserve"> Scene Builder</w:t>
      </w:r>
    </w:p>
    <w:p w14:paraId="69A45879" w14:textId="77777777" w:rsidR="00E879D8" w:rsidRPr="00EE174F" w:rsidRDefault="00E879D8">
      <w:pPr>
        <w:rPr>
          <w:lang w:val="en-US"/>
        </w:rPr>
      </w:pPr>
      <w:hyperlink r:id="rId157">
        <w:r w:rsidRPr="00EE174F">
          <w:rPr>
            <w:color w:val="1155CC"/>
            <w:u w:val="single"/>
            <w:lang w:val="en-US"/>
          </w:rPr>
          <w:t>Scene Builder - Gluon (gluonhq.com)</w:t>
        </w:r>
      </w:hyperlink>
    </w:p>
    <w:p w14:paraId="60E31A02" w14:textId="77777777" w:rsidR="00E879D8" w:rsidRPr="00EE174F" w:rsidRDefault="00E879D8">
      <w:pPr>
        <w:rPr>
          <w:lang w:val="en-US"/>
        </w:rPr>
      </w:pPr>
    </w:p>
    <w:p w14:paraId="0369A8D4" w14:textId="77777777" w:rsidR="00E879D8" w:rsidRPr="00EE174F" w:rsidRDefault="00E879D8">
      <w:pPr>
        <w:rPr>
          <w:lang w:val="en-US"/>
        </w:rPr>
      </w:pPr>
    </w:p>
    <w:p w14:paraId="077E884A" w14:textId="77777777" w:rsidR="00E879D8" w:rsidRDefault="00000000">
      <w:pPr>
        <w:pStyle w:val="Titre2"/>
        <w:rPr>
          <w:b/>
        </w:rPr>
      </w:pPr>
      <w:bookmarkStart w:id="1063" w:name="_li2cvsi32m23" w:colFirst="0" w:colLast="0"/>
      <w:bookmarkEnd w:id="1063"/>
      <w:r>
        <w:rPr>
          <w:b/>
        </w:rPr>
        <w:t xml:space="preserve">C’est </w:t>
      </w:r>
      <w:proofErr w:type="gramStart"/>
      <w:r>
        <w:rPr>
          <w:b/>
        </w:rPr>
        <w:t>quoi?</w:t>
      </w:r>
      <w:proofErr w:type="gramEnd"/>
      <w:r>
        <w:rPr>
          <w:b/>
        </w:rPr>
        <w:t xml:space="preserve"> Ça sert à quoi ?</w:t>
      </w:r>
    </w:p>
    <w:p w14:paraId="1C3F25FF" w14:textId="77777777" w:rsidR="00E879D8" w:rsidRDefault="00000000">
      <w:pPr>
        <w:rPr>
          <w:b/>
        </w:rPr>
      </w:pPr>
      <w:r>
        <w:rPr>
          <w:b/>
        </w:rPr>
        <w:t>Outil graphique officiel :</w:t>
      </w:r>
    </w:p>
    <w:p w14:paraId="3DA17A6F" w14:textId="77777777" w:rsidR="00E879D8" w:rsidRDefault="00000000">
      <w:pPr>
        <w:numPr>
          <w:ilvl w:val="0"/>
          <w:numId w:val="47"/>
        </w:numPr>
      </w:pPr>
      <w:proofErr w:type="gramStart"/>
      <w:r>
        <w:t>outil</w:t>
      </w:r>
      <w:proofErr w:type="gramEnd"/>
      <w:r>
        <w:t xml:space="preserve"> de conception visuelle et interactif</w:t>
      </w:r>
    </w:p>
    <w:p w14:paraId="76E2C325" w14:textId="77777777" w:rsidR="00E879D8" w:rsidRDefault="00000000">
      <w:pPr>
        <w:numPr>
          <w:ilvl w:val="0"/>
          <w:numId w:val="47"/>
        </w:numPr>
      </w:pPr>
      <w:proofErr w:type="gramStart"/>
      <w:r>
        <w:t>gratuit</w:t>
      </w:r>
      <w:proofErr w:type="gramEnd"/>
      <w:r>
        <w:t>, open source, sous licence BSD</w:t>
      </w:r>
    </w:p>
    <w:p w14:paraId="746565F0" w14:textId="77777777" w:rsidR="00E879D8" w:rsidRDefault="00000000">
      <w:pPr>
        <w:numPr>
          <w:ilvl w:val="0"/>
          <w:numId w:val="47"/>
        </w:numPr>
      </w:pPr>
      <w:proofErr w:type="gramStart"/>
      <w:r>
        <w:t>distribué</w:t>
      </w:r>
      <w:proofErr w:type="gramEnd"/>
      <w:r>
        <w:t xml:space="preserve"> par Gluon</w:t>
      </w:r>
    </w:p>
    <w:p w14:paraId="71049FFF" w14:textId="77777777" w:rsidR="00E879D8" w:rsidRDefault="00E879D8"/>
    <w:p w14:paraId="597AE48F" w14:textId="77777777" w:rsidR="00E879D8" w:rsidRDefault="00000000">
      <w:pPr>
        <w:rPr>
          <w:b/>
        </w:rPr>
      </w:pPr>
      <w:r>
        <w:rPr>
          <w:b/>
        </w:rPr>
        <w:t>Alternative à l’approche programmatique</w:t>
      </w:r>
    </w:p>
    <w:p w14:paraId="5A9F2394" w14:textId="77777777" w:rsidR="00E879D8" w:rsidRDefault="00E879D8"/>
    <w:p w14:paraId="2624D89B" w14:textId="77777777" w:rsidR="00E879D8" w:rsidRDefault="00000000">
      <w:pPr>
        <w:rPr>
          <w:b/>
        </w:rPr>
      </w:pPr>
      <w:r>
        <w:rPr>
          <w:b/>
        </w:rPr>
        <w:t>Permet un découplage des responsabilités :</w:t>
      </w:r>
    </w:p>
    <w:p w14:paraId="6E96851A" w14:textId="77777777" w:rsidR="00E879D8" w:rsidRDefault="00000000">
      <w:pPr>
        <w:numPr>
          <w:ilvl w:val="0"/>
          <w:numId w:val="96"/>
        </w:numPr>
      </w:pPr>
      <w:r>
        <w:t>L’interface graphique (vue)</w:t>
      </w:r>
    </w:p>
    <w:p w14:paraId="1F7D2BA3" w14:textId="77777777" w:rsidR="00E879D8" w:rsidRDefault="00000000">
      <w:pPr>
        <w:numPr>
          <w:ilvl w:val="0"/>
          <w:numId w:val="96"/>
        </w:numPr>
      </w:pPr>
      <w:r>
        <w:t xml:space="preserve">La mise en forme (styles </w:t>
      </w:r>
      <w:proofErr w:type="spellStart"/>
      <w:r>
        <w:t>css</w:t>
      </w:r>
      <w:proofErr w:type="spellEnd"/>
      <w:r>
        <w:t>)</w:t>
      </w:r>
    </w:p>
    <w:p w14:paraId="1FFFC2FD" w14:textId="77777777" w:rsidR="00E879D8" w:rsidRDefault="00000000">
      <w:pPr>
        <w:numPr>
          <w:ilvl w:val="0"/>
          <w:numId w:val="96"/>
        </w:numPr>
      </w:pPr>
      <w:r>
        <w:t>La logique (classe contrôleur)</w:t>
      </w:r>
    </w:p>
    <w:p w14:paraId="31E83549" w14:textId="77777777" w:rsidR="00E879D8" w:rsidRDefault="00000000">
      <w:pPr>
        <w:pStyle w:val="Titre2"/>
        <w:rPr>
          <w:b/>
        </w:rPr>
      </w:pPr>
      <w:bookmarkStart w:id="1064" w:name="_xhi12dgv6sf8" w:colFirst="0" w:colLast="0"/>
      <w:bookmarkEnd w:id="1064"/>
      <w:r>
        <w:rPr>
          <w:b/>
        </w:rPr>
        <w:t xml:space="preserve">Interface de </w:t>
      </w:r>
      <w:proofErr w:type="spellStart"/>
      <w:r>
        <w:rPr>
          <w:b/>
        </w:rPr>
        <w:t>Scene</w:t>
      </w:r>
      <w:proofErr w:type="spellEnd"/>
      <w:r>
        <w:rPr>
          <w:b/>
        </w:rPr>
        <w:t xml:space="preserve"> Builder</w:t>
      </w:r>
    </w:p>
    <w:p w14:paraId="3450EF09" w14:textId="77777777" w:rsidR="00E879D8" w:rsidRDefault="00000000">
      <w:r>
        <w:rPr>
          <w:noProof/>
        </w:rPr>
        <w:drawing>
          <wp:inline distT="114300" distB="114300" distL="114300" distR="114300" wp14:anchorId="70654295" wp14:editId="77B8414A">
            <wp:extent cx="5214938" cy="3369785"/>
            <wp:effectExtent l="0" t="0" r="0" b="0"/>
            <wp:docPr id="50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3369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F0AFB" w14:textId="77777777" w:rsidR="00E879D8" w:rsidRDefault="00000000">
      <w:pPr>
        <w:pStyle w:val="Titre2"/>
        <w:rPr>
          <w:b/>
        </w:rPr>
      </w:pPr>
      <w:bookmarkStart w:id="1065" w:name="_k5ak0pg0agw3" w:colFirst="0" w:colLast="0"/>
      <w:bookmarkEnd w:id="1065"/>
      <w:r>
        <w:rPr>
          <w:b/>
        </w:rPr>
        <w:t>Le fichier FXML</w:t>
      </w:r>
    </w:p>
    <w:p w14:paraId="30850970" w14:textId="77777777" w:rsidR="00E879D8" w:rsidRDefault="00000000">
      <w:r>
        <w:t xml:space="preserve">C’est le support de l’outil </w:t>
      </w:r>
      <w:proofErr w:type="spellStart"/>
      <w:r>
        <w:t>Scene</w:t>
      </w:r>
      <w:proofErr w:type="spellEnd"/>
      <w:r>
        <w:t xml:space="preserve"> Builder : fichier au format XML permettant de décrire votre interface graphique.</w:t>
      </w:r>
    </w:p>
    <w:p w14:paraId="7AC7E7BF" w14:textId="77777777" w:rsidR="00E879D8" w:rsidRDefault="00000000">
      <w:r>
        <w:t>Le nœud racine est généralement un containeur.</w:t>
      </w:r>
    </w:p>
    <w:p w14:paraId="62129753" w14:textId="77777777" w:rsidR="00E879D8" w:rsidRDefault="00000000">
      <w:r>
        <w:lastRenderedPageBreak/>
        <w:t xml:space="preserve">Comme en méthode programmatique : on peut y rattacher des composants ou bien d’autres containeurs (imbrication) </w:t>
      </w:r>
    </w:p>
    <w:p w14:paraId="7E443E9D" w14:textId="77777777" w:rsidR="00E879D8" w:rsidRDefault="00000000">
      <w:pPr>
        <w:ind w:firstLine="720"/>
      </w:pPr>
      <w:r>
        <w:t xml:space="preserve">→ le contenu du fichier </w:t>
      </w:r>
      <w:proofErr w:type="spellStart"/>
      <w:r>
        <w:t>fxml</w:t>
      </w:r>
      <w:proofErr w:type="spellEnd"/>
      <w:r>
        <w:t xml:space="preserve"> constitue un graphe de nœuds </w:t>
      </w:r>
      <w:proofErr w:type="spellStart"/>
      <w:r>
        <w:t>JavaFX</w:t>
      </w:r>
      <w:proofErr w:type="spellEnd"/>
      <w:r>
        <w:t>.</w:t>
      </w:r>
    </w:p>
    <w:p w14:paraId="1B2309B8" w14:textId="77777777" w:rsidR="00E879D8" w:rsidRDefault="00000000">
      <w:r>
        <w:t xml:space="preserve">Chaque balise XML est un composant </w:t>
      </w:r>
      <w:proofErr w:type="spellStart"/>
      <w:r>
        <w:t>JavaFX</w:t>
      </w:r>
      <w:proofErr w:type="spellEnd"/>
      <w:r>
        <w:t>, les attributs de cette balise correspondent aux propriétés du composant</w:t>
      </w:r>
    </w:p>
    <w:p w14:paraId="2A3894E9" w14:textId="77777777" w:rsidR="00E879D8" w:rsidRDefault="00000000">
      <w:r>
        <w:t>Les noms des balises et des composants coïncident</w:t>
      </w:r>
    </w:p>
    <w:p w14:paraId="57B589E8" w14:textId="77777777" w:rsidR="00E879D8" w:rsidRDefault="00000000">
      <w:r>
        <w:t xml:space="preserve">Les noms des attributs de la balise et les propriétés du composant coïncident </w:t>
      </w:r>
    </w:p>
    <w:p w14:paraId="6A786C42" w14:textId="77777777" w:rsidR="00E879D8" w:rsidRDefault="00000000">
      <w:pPr>
        <w:ind w:firstLine="720"/>
      </w:pPr>
      <w:r>
        <w:t xml:space="preserve">&lt;Label </w:t>
      </w:r>
      <w:proofErr w:type="spellStart"/>
      <w:r>
        <w:t>text</w:t>
      </w:r>
      <w:proofErr w:type="spellEnd"/>
      <w:r>
        <w:t>=”First Name” /&gt; correspond à un composant Label</w:t>
      </w:r>
    </w:p>
    <w:p w14:paraId="28DE1E28" w14:textId="77777777" w:rsidR="00E879D8" w:rsidRDefault="00000000">
      <w:pPr>
        <w:pStyle w:val="Titre2"/>
        <w:rPr>
          <w:b/>
        </w:rPr>
      </w:pPr>
      <w:bookmarkStart w:id="1066" w:name="_6qo4utczfamz" w:colFirst="0" w:colLast="0"/>
      <w:bookmarkEnd w:id="1066"/>
      <w:r>
        <w:rPr>
          <w:b/>
        </w:rPr>
        <w:t>Exemple d’un fichier FXML</w:t>
      </w:r>
      <w:r>
        <w:rPr>
          <w:noProof/>
        </w:rPr>
        <w:drawing>
          <wp:anchor distT="114300" distB="114300" distL="114300" distR="114300" simplePos="0" relativeHeight="251724800" behindDoc="1" locked="0" layoutInCell="1" hidden="0" allowOverlap="1" wp14:anchorId="72ADBB20" wp14:editId="0DF0B596">
            <wp:simplePos x="0" y="0"/>
            <wp:positionH relativeFrom="column">
              <wp:posOffset>19051</wp:posOffset>
            </wp:positionH>
            <wp:positionV relativeFrom="paragraph">
              <wp:posOffset>592559</wp:posOffset>
            </wp:positionV>
            <wp:extent cx="4814888" cy="3103283"/>
            <wp:effectExtent l="0" t="0" r="0" b="0"/>
            <wp:wrapNone/>
            <wp:docPr id="2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3103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37B9DF" w14:textId="77777777" w:rsidR="00E879D8" w:rsidRDefault="00E879D8"/>
    <w:p w14:paraId="30E29BF2" w14:textId="77777777" w:rsidR="00E879D8" w:rsidRDefault="00E879D8"/>
    <w:p w14:paraId="0085572E" w14:textId="77777777" w:rsidR="00E879D8" w:rsidRDefault="00E879D8"/>
    <w:p w14:paraId="166E1F09" w14:textId="77777777" w:rsidR="00E879D8" w:rsidRDefault="00E879D8"/>
    <w:p w14:paraId="19A94CE7" w14:textId="77777777" w:rsidR="00E879D8" w:rsidRDefault="00E879D8"/>
    <w:p w14:paraId="0EF7F47A" w14:textId="77777777" w:rsidR="00E879D8" w:rsidRDefault="00E879D8"/>
    <w:p w14:paraId="596AB124" w14:textId="77777777" w:rsidR="00E879D8" w:rsidRDefault="00E879D8"/>
    <w:p w14:paraId="6D1A98D7" w14:textId="77777777" w:rsidR="00E879D8" w:rsidRDefault="00E879D8"/>
    <w:p w14:paraId="306661B3" w14:textId="77777777" w:rsidR="00E879D8" w:rsidRDefault="00E879D8"/>
    <w:p w14:paraId="62BED196" w14:textId="77777777" w:rsidR="00E879D8" w:rsidRDefault="00E879D8"/>
    <w:p w14:paraId="4D7B6539" w14:textId="77777777" w:rsidR="00E879D8" w:rsidRDefault="00E879D8"/>
    <w:p w14:paraId="11E70D9B" w14:textId="77777777" w:rsidR="00E879D8" w:rsidRDefault="00E879D8"/>
    <w:p w14:paraId="6801BB3D" w14:textId="77777777" w:rsidR="00E879D8" w:rsidRDefault="00E879D8"/>
    <w:p w14:paraId="2578FB63" w14:textId="77777777" w:rsidR="00E879D8" w:rsidRDefault="00E879D8"/>
    <w:p w14:paraId="2D50D1D8" w14:textId="77777777" w:rsidR="00E879D8" w:rsidRDefault="00E879D8"/>
    <w:p w14:paraId="108F0CE2" w14:textId="77777777" w:rsidR="00E879D8" w:rsidRDefault="00E879D8"/>
    <w:p w14:paraId="5AEE0388" w14:textId="77777777" w:rsidR="00E879D8" w:rsidRDefault="00E879D8"/>
    <w:p w14:paraId="780A528B" w14:textId="77777777" w:rsidR="00E879D8" w:rsidRDefault="00000000">
      <w:pPr>
        <w:pStyle w:val="Titre2"/>
        <w:rPr>
          <w:b/>
        </w:rPr>
      </w:pPr>
      <w:bookmarkStart w:id="1067" w:name="_6qxyf04ecc9d" w:colFirst="0" w:colLast="0"/>
      <w:bookmarkEnd w:id="1067"/>
      <w:r>
        <w:rPr>
          <w:b/>
        </w:rPr>
        <w:t>Utiliser un fichier FXML</w:t>
      </w:r>
    </w:p>
    <w:p w14:paraId="3F0D8C0B" w14:textId="77777777" w:rsidR="00E879D8" w:rsidRDefault="00000000">
      <w:r>
        <w:t xml:space="preserve">On va s’appuyer sur la classe utilitaire </w:t>
      </w:r>
      <w:proofErr w:type="spellStart"/>
      <w:r>
        <w:rPr>
          <w:b/>
        </w:rPr>
        <w:t>FXMLLoader</w:t>
      </w:r>
      <w:proofErr w:type="spellEnd"/>
      <w:r>
        <w:t>.</w:t>
      </w:r>
    </w:p>
    <w:p w14:paraId="05C24B0E" w14:textId="77777777" w:rsidR="00E879D8" w:rsidRDefault="00000000">
      <w:r>
        <w:t xml:space="preserve">L’application peut lire et charger ce fichier </w:t>
      </w:r>
      <w:proofErr w:type="gramStart"/>
      <w:r>
        <w:t>"</w:t>
      </w:r>
      <w:r>
        <w:rPr>
          <w:b/>
        </w:rPr>
        <w:t>.</w:t>
      </w:r>
      <w:proofErr w:type="spellStart"/>
      <w:r>
        <w:rPr>
          <w:b/>
        </w:rPr>
        <w:t>fxml</w:t>
      </w:r>
      <w:proofErr w:type="spellEnd"/>
      <w:r>
        <w:t>" ,</w:t>
      </w:r>
      <w:proofErr w:type="gramEnd"/>
      <w:r>
        <w:t xml:space="preserve"> puis créer le graphe de nœuds qui y est décrit (mécanisme de </w:t>
      </w:r>
      <w:r>
        <w:rPr>
          <w:b/>
        </w:rPr>
        <w:t>désérialisation</w:t>
      </w:r>
      <w:r>
        <w:t>).</w:t>
      </w:r>
    </w:p>
    <w:p w14:paraId="09C60F63" w14:textId="77777777" w:rsidR="00E879D8" w:rsidRDefault="00000000">
      <w:r>
        <w:t>On peut ensuite, selon ce que l’on souhaite faire :</w:t>
      </w:r>
    </w:p>
    <w:p w14:paraId="0E48FE64" w14:textId="77777777" w:rsidR="00E879D8" w:rsidRDefault="00000000">
      <w:pPr>
        <w:numPr>
          <w:ilvl w:val="0"/>
          <w:numId w:val="52"/>
        </w:numPr>
      </w:pPr>
      <w:proofErr w:type="gramStart"/>
      <w:r>
        <w:t>assigner</w:t>
      </w:r>
      <w:proofErr w:type="gramEnd"/>
      <w:r>
        <w:t xml:space="preserve"> ce graphe à la racine de notre interface ;</w:t>
      </w:r>
    </w:p>
    <w:p w14:paraId="2154095D" w14:textId="77777777" w:rsidR="00E879D8" w:rsidRDefault="00000000">
      <w:pPr>
        <w:numPr>
          <w:ilvl w:val="0"/>
          <w:numId w:val="52"/>
        </w:numPr>
      </w:pPr>
      <w:proofErr w:type="gramStart"/>
      <w:r>
        <w:t>ou</w:t>
      </w:r>
      <w:proofErr w:type="gramEnd"/>
      <w:r>
        <w:t xml:space="preserve"> bien le rattacher à l’un de ses sous-nœuds.</w:t>
      </w:r>
    </w:p>
    <w:p w14:paraId="2FF7EFC1" w14:textId="77777777" w:rsidR="00E879D8" w:rsidRDefault="00000000">
      <w:r>
        <w:t xml:space="preserve">Le fichier FXML </w:t>
      </w:r>
      <w:r>
        <w:rPr>
          <w:b/>
        </w:rPr>
        <w:t>ne contient pas la logique</w:t>
      </w:r>
      <w:r>
        <w:t xml:space="preserve"> de l’application ! Celle-ci est déportée dans une classe à part, qui jouera le rôle de </w:t>
      </w:r>
      <w:r>
        <w:rPr>
          <w:b/>
        </w:rPr>
        <w:t>Contrôleur</w:t>
      </w:r>
      <w:r>
        <w:t>.</w:t>
      </w:r>
    </w:p>
    <w:p w14:paraId="55B59714" w14:textId="77777777" w:rsidR="00E879D8" w:rsidRDefault="00000000">
      <w:r>
        <w:t xml:space="preserve">L’outil </w:t>
      </w:r>
      <w:proofErr w:type="spellStart"/>
      <w:r>
        <w:t>Scene</w:t>
      </w:r>
      <w:proofErr w:type="spellEnd"/>
      <w:r>
        <w:t xml:space="preserve"> Builder permet d’associer cette classe « contrôleur » avec votre vue.</w:t>
      </w:r>
    </w:p>
    <w:p w14:paraId="3271BD8C" w14:textId="77777777" w:rsidR="00E879D8" w:rsidRDefault="00000000">
      <w:pPr>
        <w:pStyle w:val="Titre2"/>
        <w:rPr>
          <w:b/>
        </w:rPr>
      </w:pPr>
      <w:bookmarkStart w:id="1068" w:name="_3nla916l98he" w:colFirst="0" w:colLast="0"/>
      <w:bookmarkEnd w:id="1068"/>
      <w:proofErr w:type="spellStart"/>
      <w:r>
        <w:rPr>
          <w:b/>
        </w:rPr>
        <w:t>FXMLLoader</w:t>
      </w:r>
      <w:proofErr w:type="spellEnd"/>
    </w:p>
    <w:p w14:paraId="5081712F" w14:textId="77777777" w:rsidR="00E879D8" w:rsidRDefault="00000000">
      <w:pPr>
        <w:rPr>
          <w:b/>
        </w:rPr>
      </w:pPr>
      <w:r>
        <w:rPr>
          <w:b/>
        </w:rPr>
        <w:t>Charger un fichier FXML</w:t>
      </w:r>
    </w:p>
    <w:p w14:paraId="10E0034D" w14:textId="77777777" w:rsidR="00E879D8" w:rsidRDefault="00000000">
      <w:pPr>
        <w:ind w:firstLine="720"/>
        <w:rPr>
          <w:i/>
        </w:rPr>
      </w:pPr>
      <w:proofErr w:type="spellStart"/>
      <w:r>
        <w:rPr>
          <w:b/>
          <w:i/>
        </w:rPr>
        <w:t>FXMLLoader.load</w:t>
      </w:r>
      <w:proofErr w:type="spellEnd"/>
      <w:r>
        <w:rPr>
          <w:b/>
          <w:i/>
        </w:rPr>
        <w:t>(</w:t>
      </w:r>
      <w:proofErr w:type="spellStart"/>
      <w:r>
        <w:rPr>
          <w:b/>
          <w:i/>
        </w:rPr>
        <w:t>getClass</w:t>
      </w:r>
      <w:proofErr w:type="spellEnd"/>
      <w:r>
        <w:rPr>
          <w:b/>
          <w:i/>
        </w:rPr>
        <w:t>(</w:t>
      </w:r>
      <w:proofErr w:type="gramStart"/>
      <w:r>
        <w:rPr>
          <w:b/>
          <w:i/>
        </w:rPr>
        <w:t>).</w:t>
      </w:r>
      <w:proofErr w:type="spellStart"/>
      <w:r>
        <w:rPr>
          <w:b/>
          <w:i/>
        </w:rPr>
        <w:t>getResource</w:t>
      </w:r>
      <w:proofErr w:type="spellEnd"/>
      <w:proofErr w:type="gramEnd"/>
      <w:r>
        <w:rPr>
          <w:b/>
          <w:i/>
        </w:rPr>
        <w:t>("</w:t>
      </w:r>
      <w:proofErr w:type="spellStart"/>
      <w:proofErr w:type="gramStart"/>
      <w:r>
        <w:rPr>
          <w:b/>
          <w:i/>
        </w:rPr>
        <w:t>vue.fxml</w:t>
      </w:r>
      <w:proofErr w:type="spellEnd"/>
      <w:proofErr w:type="gramEnd"/>
      <w:r>
        <w:rPr>
          <w:b/>
          <w:i/>
        </w:rPr>
        <w:t>")</w:t>
      </w:r>
      <w:proofErr w:type="gramStart"/>
      <w:r>
        <w:rPr>
          <w:b/>
          <w:i/>
        </w:rPr>
        <w:t>);</w:t>
      </w:r>
      <w:proofErr w:type="gramEnd"/>
      <w:r>
        <w:rPr>
          <w:i/>
        </w:rPr>
        <w:t xml:space="preserve"> (appel statique) </w:t>
      </w:r>
    </w:p>
    <w:p w14:paraId="7CEB51AC" w14:textId="77777777" w:rsidR="00E879D8" w:rsidRDefault="00000000">
      <w:pPr>
        <w:ind w:firstLine="720"/>
        <w:rPr>
          <w:i/>
        </w:rPr>
      </w:pPr>
      <w:r>
        <w:rPr>
          <w:i/>
        </w:rPr>
        <w:t>(</w:t>
      </w:r>
      <w:proofErr w:type="gramStart"/>
      <w:r>
        <w:rPr>
          <w:i/>
        </w:rPr>
        <w:t>ou</w:t>
      </w:r>
      <w:proofErr w:type="gramEnd"/>
      <w:r>
        <w:rPr>
          <w:i/>
        </w:rPr>
        <w:t xml:space="preserve"> bien) </w:t>
      </w:r>
    </w:p>
    <w:p w14:paraId="6AA9363B" w14:textId="77777777" w:rsidR="00E879D8" w:rsidRPr="00EE174F" w:rsidRDefault="00000000">
      <w:pPr>
        <w:ind w:left="720"/>
        <w:rPr>
          <w:b/>
          <w:lang w:val="en-US"/>
        </w:rPr>
      </w:pPr>
      <w:proofErr w:type="spellStart"/>
      <w:r w:rsidRPr="00EE174F">
        <w:rPr>
          <w:b/>
          <w:i/>
          <w:lang w:val="en-US"/>
        </w:rPr>
        <w:lastRenderedPageBreak/>
        <w:t>FXMLLoader</w:t>
      </w:r>
      <w:proofErr w:type="spellEnd"/>
      <w:r w:rsidRPr="00EE174F">
        <w:rPr>
          <w:b/>
          <w:i/>
          <w:lang w:val="en-US"/>
        </w:rPr>
        <w:t xml:space="preserve"> </w:t>
      </w:r>
      <w:r w:rsidRPr="00EE174F">
        <w:rPr>
          <w:i/>
          <w:lang w:val="en-US"/>
        </w:rPr>
        <w:t xml:space="preserve">loader = </w:t>
      </w:r>
      <w:r w:rsidRPr="00EE174F">
        <w:rPr>
          <w:b/>
          <w:i/>
          <w:lang w:val="en-US"/>
        </w:rPr>
        <w:t xml:space="preserve">new </w:t>
      </w:r>
      <w:proofErr w:type="spellStart"/>
      <w:proofErr w:type="gramStart"/>
      <w:r w:rsidRPr="00EE174F">
        <w:rPr>
          <w:b/>
          <w:i/>
          <w:lang w:val="en-US"/>
        </w:rPr>
        <w:t>FXMLLoader</w:t>
      </w:r>
      <w:proofErr w:type="spellEnd"/>
      <w:r w:rsidRPr="00EE174F">
        <w:rPr>
          <w:b/>
          <w:i/>
          <w:lang w:val="en-US"/>
        </w:rPr>
        <w:t>( )</w:t>
      </w:r>
      <w:proofErr w:type="gramEnd"/>
      <w:r w:rsidRPr="00EE174F">
        <w:rPr>
          <w:b/>
          <w:i/>
          <w:lang w:val="en-US"/>
        </w:rPr>
        <w:t xml:space="preserve">; </w:t>
      </w:r>
      <w:proofErr w:type="spellStart"/>
      <w:proofErr w:type="gramStart"/>
      <w:r w:rsidRPr="00EE174F">
        <w:rPr>
          <w:lang w:val="en-US"/>
        </w:rPr>
        <w:t>loader.</w:t>
      </w:r>
      <w:r w:rsidRPr="00EE174F">
        <w:rPr>
          <w:b/>
          <w:lang w:val="en-US"/>
        </w:rPr>
        <w:t>setLocation</w:t>
      </w:r>
      <w:proofErr w:type="spellEnd"/>
      <w:proofErr w:type="gramEnd"/>
      <w:r w:rsidRPr="00EE174F">
        <w:rPr>
          <w:b/>
          <w:lang w:val="en-US"/>
        </w:rPr>
        <w:t>(</w:t>
      </w:r>
      <w:proofErr w:type="spellStart"/>
      <w:r w:rsidRPr="00EE174F">
        <w:rPr>
          <w:b/>
          <w:lang w:val="en-US"/>
        </w:rPr>
        <w:t>getClass</w:t>
      </w:r>
      <w:proofErr w:type="spellEnd"/>
      <w:r w:rsidRPr="00EE174F">
        <w:rPr>
          <w:b/>
          <w:lang w:val="en-US"/>
        </w:rPr>
        <w:t>(</w:t>
      </w:r>
      <w:proofErr w:type="gramStart"/>
      <w:r w:rsidRPr="00EE174F">
        <w:rPr>
          <w:b/>
          <w:lang w:val="en-US"/>
        </w:rPr>
        <w:t>).</w:t>
      </w:r>
      <w:proofErr w:type="spellStart"/>
      <w:r w:rsidRPr="00EE174F">
        <w:rPr>
          <w:b/>
          <w:lang w:val="en-US"/>
        </w:rPr>
        <w:t>getResource</w:t>
      </w:r>
      <w:proofErr w:type="spellEnd"/>
      <w:proofErr w:type="gramEnd"/>
      <w:r w:rsidRPr="00EE174F">
        <w:rPr>
          <w:b/>
          <w:lang w:val="en-US"/>
        </w:rPr>
        <w:t>("</w:t>
      </w:r>
      <w:proofErr w:type="spellStart"/>
      <w:proofErr w:type="gramStart"/>
      <w:r w:rsidRPr="00EE174F">
        <w:rPr>
          <w:b/>
          <w:lang w:val="en-US"/>
        </w:rPr>
        <w:t>vue.fxml</w:t>
      </w:r>
      <w:proofErr w:type="spellEnd"/>
      <w:proofErr w:type="gramEnd"/>
      <w:r w:rsidRPr="00EE174F">
        <w:rPr>
          <w:b/>
          <w:lang w:val="en-US"/>
        </w:rPr>
        <w:t>")</w:t>
      </w:r>
      <w:proofErr w:type="gramStart"/>
      <w:r w:rsidRPr="00EE174F">
        <w:rPr>
          <w:b/>
          <w:lang w:val="en-US"/>
        </w:rPr>
        <w:t>);</w:t>
      </w:r>
      <w:proofErr w:type="gramEnd"/>
    </w:p>
    <w:p w14:paraId="78927449" w14:textId="77777777" w:rsidR="00E879D8" w:rsidRDefault="00000000">
      <w:pPr>
        <w:ind w:left="720"/>
        <w:rPr>
          <w:b/>
        </w:rPr>
      </w:pPr>
      <w:proofErr w:type="spellStart"/>
      <w:proofErr w:type="gramStart"/>
      <w:r>
        <w:t>loader</w:t>
      </w:r>
      <w:r>
        <w:rPr>
          <w:b/>
        </w:rPr>
        <w:t>.load</w:t>
      </w:r>
      <w:proofErr w:type="spellEnd"/>
      <w:r>
        <w:rPr>
          <w:b/>
        </w:rPr>
        <w:t>( )</w:t>
      </w:r>
      <w:proofErr w:type="gramEnd"/>
      <w:r>
        <w:rPr>
          <w:b/>
        </w:rPr>
        <w:t>;</w:t>
      </w:r>
    </w:p>
    <w:p w14:paraId="25840237" w14:textId="77777777" w:rsidR="00E879D8" w:rsidRDefault="00000000">
      <w:pPr>
        <w:rPr>
          <w:b/>
        </w:rPr>
      </w:pPr>
      <w:r>
        <w:rPr>
          <w:b/>
        </w:rPr>
        <w:t>Il faudra indiquer correctement le fichier FXML afin qu’il puisse être trouvé et chargé (c’est le même principe que pour le chargement de n’importe quelle ressource).</w:t>
      </w:r>
    </w:p>
    <w:p w14:paraId="5455CED2" w14:textId="77777777" w:rsidR="00E879D8" w:rsidRDefault="00E879D8"/>
    <w:p w14:paraId="7AEC3C21" w14:textId="77777777" w:rsidR="00E879D8" w:rsidRDefault="00000000">
      <w:r>
        <w:rPr>
          <w:b/>
        </w:rPr>
        <w:t>Récupérer le contrôleur</w:t>
      </w:r>
      <w:r>
        <w:t xml:space="preserve"> associé à une vue FXML </w:t>
      </w:r>
    </w:p>
    <w:p w14:paraId="53CBC921" w14:textId="77777777" w:rsidR="00E879D8" w:rsidRDefault="00000000">
      <w:pPr>
        <w:ind w:firstLine="720"/>
        <w:rPr>
          <w:b/>
        </w:rPr>
      </w:pPr>
      <w:proofErr w:type="spellStart"/>
      <w:r>
        <w:t>MyViewController</w:t>
      </w:r>
      <w:proofErr w:type="spellEnd"/>
      <w:r>
        <w:t xml:space="preserve"> ctrl = </w:t>
      </w:r>
      <w:proofErr w:type="spellStart"/>
      <w:proofErr w:type="gramStart"/>
      <w:r>
        <w:t>loader.</w:t>
      </w:r>
      <w:r>
        <w:rPr>
          <w:b/>
        </w:rPr>
        <w:t>getController</w:t>
      </w:r>
      <w:proofErr w:type="spellEnd"/>
      <w:proofErr w:type="gramEnd"/>
      <w:r>
        <w:rPr>
          <w:b/>
        </w:rPr>
        <w:t>(</w:t>
      </w:r>
      <w:proofErr w:type="gramStart"/>
      <w:r>
        <w:rPr>
          <w:b/>
        </w:rPr>
        <w:t>);</w:t>
      </w:r>
      <w:proofErr w:type="gramEnd"/>
    </w:p>
    <w:p w14:paraId="4BEFDCAA" w14:textId="77777777" w:rsidR="00E879D8" w:rsidRDefault="00E879D8"/>
    <w:p w14:paraId="4BF15241" w14:textId="77777777" w:rsidR="00E879D8" w:rsidRDefault="00000000">
      <w:r>
        <w:rPr>
          <w:b/>
        </w:rPr>
        <w:t>Associer un contrôleur</w:t>
      </w:r>
      <w:r>
        <w:t xml:space="preserve"> à une vue FXML </w:t>
      </w:r>
    </w:p>
    <w:p w14:paraId="03ED620E" w14:textId="77777777" w:rsidR="00E879D8" w:rsidRDefault="00000000">
      <w:pPr>
        <w:ind w:firstLine="720"/>
        <w:rPr>
          <w:b/>
        </w:rPr>
      </w:pPr>
      <w:proofErr w:type="spellStart"/>
      <w:proofErr w:type="gramStart"/>
      <w:r>
        <w:t>loader</w:t>
      </w:r>
      <w:r>
        <w:rPr>
          <w:b/>
        </w:rPr>
        <w:t>.setController</w:t>
      </w:r>
      <w:proofErr w:type="spellEnd"/>
      <w:proofErr w:type="gramEnd"/>
      <w:r>
        <w:rPr>
          <w:b/>
        </w:rPr>
        <w:t xml:space="preserve">(new </w:t>
      </w:r>
      <w:proofErr w:type="spellStart"/>
      <w:proofErr w:type="gramStart"/>
      <w:r>
        <w:rPr>
          <w:b/>
        </w:rPr>
        <w:t>MyViewController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proofErr w:type="gramStart"/>
      <w:r>
        <w:rPr>
          <w:b/>
        </w:rPr>
        <w:t>);</w:t>
      </w:r>
      <w:proofErr w:type="gramEnd"/>
    </w:p>
    <w:p w14:paraId="44D76FC7" w14:textId="77777777" w:rsidR="00E879D8" w:rsidRDefault="00000000">
      <w:pPr>
        <w:ind w:firstLine="720"/>
      </w:pPr>
      <w:r>
        <w:t>(</w:t>
      </w:r>
      <w:proofErr w:type="gramStart"/>
      <w:r>
        <w:t>pas</w:t>
      </w:r>
      <w:proofErr w:type="gramEnd"/>
      <w:r>
        <w:t xml:space="preserve"> besoin de le déclarer dans l’outil </w:t>
      </w:r>
      <w:proofErr w:type="spellStart"/>
      <w:r>
        <w:t>Scene</w:t>
      </w:r>
      <w:proofErr w:type="spellEnd"/>
      <w:r>
        <w:t xml:space="preserve"> Builder dans ce cas) </w:t>
      </w:r>
    </w:p>
    <w:p w14:paraId="17E80414" w14:textId="77777777" w:rsidR="00E879D8" w:rsidRDefault="00E879D8">
      <w:hyperlink r:id="rId160">
        <w:proofErr w:type="spellStart"/>
        <w:r>
          <w:rPr>
            <w:color w:val="1155CC"/>
            <w:u w:val="single"/>
          </w:rPr>
          <w:t>FXMLLoader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3AF1447D" w14:textId="77777777" w:rsidR="00E879D8" w:rsidRDefault="00000000">
      <w:pPr>
        <w:pStyle w:val="Titre2"/>
        <w:rPr>
          <w:b/>
        </w:rPr>
      </w:pPr>
      <w:bookmarkStart w:id="1069" w:name="_2p4muo8kl2m9" w:colFirst="0" w:colLast="0"/>
      <w:bookmarkEnd w:id="1069"/>
      <w:r>
        <w:rPr>
          <w:b/>
        </w:rPr>
        <w:t>Le Contrôleur</w:t>
      </w:r>
    </w:p>
    <w:p w14:paraId="54DD455A" w14:textId="77777777" w:rsidR="00E879D8" w:rsidRDefault="00000000">
      <w:pPr>
        <w:rPr>
          <w:b/>
        </w:rPr>
      </w:pPr>
      <w:r>
        <w:t xml:space="preserve">Classe dans laquelle est déportée la </w:t>
      </w:r>
      <w:r>
        <w:rPr>
          <w:b/>
        </w:rPr>
        <w:t>logique applicative.</w:t>
      </w:r>
    </w:p>
    <w:p w14:paraId="47BA74A6" w14:textId="77777777" w:rsidR="00E879D8" w:rsidRDefault="00E879D8"/>
    <w:p w14:paraId="5719CDCF" w14:textId="77777777" w:rsidR="00E879D8" w:rsidRDefault="00000000">
      <w:r>
        <w:t>On peut associer cette classe contrôleur à notre vue FXML :</w:t>
      </w:r>
    </w:p>
    <w:p w14:paraId="13F95F4F" w14:textId="77777777" w:rsidR="00E879D8" w:rsidRDefault="00000000">
      <w:pPr>
        <w:numPr>
          <w:ilvl w:val="0"/>
          <w:numId w:val="40"/>
        </w:numPr>
      </w:pPr>
      <w:proofErr w:type="gramStart"/>
      <w:r>
        <w:rPr>
          <w:b/>
        </w:rPr>
        <w:t>soit</w:t>
      </w:r>
      <w:proofErr w:type="gramEnd"/>
      <w:r>
        <w:rPr>
          <w:b/>
        </w:rPr>
        <w:t xml:space="preserve"> dans </w:t>
      </w:r>
      <w:proofErr w:type="spellStart"/>
      <w:r>
        <w:rPr>
          <w:b/>
        </w:rPr>
        <w:t>Scene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Builder</w:t>
      </w:r>
      <w:r>
        <w:t>:</w:t>
      </w:r>
      <w:proofErr w:type="gramEnd"/>
      <w:r>
        <w:t xml:space="preserve"> au niveau du nœud racine (à déclarer dans le volet "Controller" situé en bas à gauche) ;</w:t>
      </w:r>
    </w:p>
    <w:p w14:paraId="60CA1CC2" w14:textId="77777777" w:rsidR="00E879D8" w:rsidRDefault="00000000">
      <w:pPr>
        <w:numPr>
          <w:ilvl w:val="0"/>
          <w:numId w:val="40"/>
        </w:numPr>
      </w:pPr>
      <w:proofErr w:type="gramStart"/>
      <w:r>
        <w:rPr>
          <w:b/>
        </w:rPr>
        <w:t>soit</w:t>
      </w:r>
      <w:proofErr w:type="gramEnd"/>
      <w:r>
        <w:rPr>
          <w:b/>
        </w:rPr>
        <w:t xml:space="preserve"> en programmatique </w:t>
      </w:r>
      <w:r>
        <w:t xml:space="preserve">: via des méthodes de </w:t>
      </w:r>
      <w:proofErr w:type="spellStart"/>
      <w:r>
        <w:t>FXMLLoader</w:t>
      </w:r>
      <w:proofErr w:type="spellEnd"/>
      <w:r>
        <w:t>.</w:t>
      </w:r>
    </w:p>
    <w:p w14:paraId="44BE2E1F" w14:textId="77777777" w:rsidR="00E879D8" w:rsidRDefault="00E879D8"/>
    <w:p w14:paraId="4EFC2777" w14:textId="77777777" w:rsidR="00E879D8" w:rsidRDefault="00000000">
      <w:r>
        <w:t>C’est une classe Java qui peut contenir :</w:t>
      </w:r>
    </w:p>
    <w:p w14:paraId="3A82CFA8" w14:textId="77777777" w:rsidR="00E879D8" w:rsidRDefault="00000000">
      <w:pPr>
        <w:numPr>
          <w:ilvl w:val="0"/>
          <w:numId w:val="9"/>
        </w:numPr>
        <w:rPr>
          <w:b/>
        </w:rPr>
      </w:pPr>
      <w:proofErr w:type="gramStart"/>
      <w:r>
        <w:rPr>
          <w:b/>
        </w:rPr>
        <w:t>une</w:t>
      </w:r>
      <w:proofErr w:type="gramEnd"/>
      <w:r>
        <w:rPr>
          <w:b/>
        </w:rPr>
        <w:t xml:space="preserve"> méthode d’initialisation : </w:t>
      </w:r>
      <w:proofErr w:type="spellStart"/>
      <w:r>
        <w:rPr>
          <w:b/>
        </w:rPr>
        <w:t>private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void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initialize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 </w:t>
      </w:r>
    </w:p>
    <w:p w14:paraId="47652830" w14:textId="77777777" w:rsidR="00E879D8" w:rsidRDefault="00000000">
      <w:pPr>
        <w:ind w:left="720" w:firstLine="720"/>
      </w:pPr>
      <w:r>
        <w:t>(</w:t>
      </w:r>
      <w:proofErr w:type="gramStart"/>
      <w:r>
        <w:t>appelée</w:t>
      </w:r>
      <w:proofErr w:type="gramEnd"/>
      <w:r>
        <w:t xml:space="preserve"> automatiquement après le chargement du fichier FXML)</w:t>
      </w:r>
    </w:p>
    <w:p w14:paraId="0EC39035" w14:textId="77777777" w:rsidR="00E879D8" w:rsidRDefault="00000000">
      <w:pPr>
        <w:numPr>
          <w:ilvl w:val="0"/>
          <w:numId w:val="9"/>
        </w:numPr>
      </w:pPr>
      <w:proofErr w:type="gramStart"/>
      <w:r>
        <w:rPr>
          <w:b/>
        </w:rPr>
        <w:t>des</w:t>
      </w:r>
      <w:proofErr w:type="gramEnd"/>
      <w:r>
        <w:rPr>
          <w:b/>
        </w:rPr>
        <w:t xml:space="preserve"> attributs liés à la vue </w:t>
      </w:r>
      <w:proofErr w:type="spellStart"/>
      <w:r>
        <w:rPr>
          <w:b/>
        </w:rPr>
        <w:t>fxml</w:t>
      </w:r>
      <w:proofErr w:type="spellEnd"/>
      <w:r>
        <w:t xml:space="preserve"> (via les attributs "</w:t>
      </w:r>
      <w:proofErr w:type="spellStart"/>
      <w:proofErr w:type="gramStart"/>
      <w:r>
        <w:t>fx:</w:t>
      </w:r>
      <w:proofErr w:type="gramEnd"/>
      <w:r>
        <w:t>id</w:t>
      </w:r>
      <w:proofErr w:type="spellEnd"/>
      <w:r>
        <w:t xml:space="preserve"> </w:t>
      </w:r>
      <w:proofErr w:type="spellStart"/>
      <w:r>
        <w:t>nomAttibut</w:t>
      </w:r>
      <w:proofErr w:type="spellEnd"/>
      <w:r>
        <w:t>")</w:t>
      </w:r>
    </w:p>
    <w:p w14:paraId="7F8001C3" w14:textId="77777777" w:rsidR="00E879D8" w:rsidRDefault="00000000">
      <w:pPr>
        <w:ind w:left="720" w:firstLine="720"/>
      </w:pPr>
      <w:r>
        <w:t>(</w:t>
      </w:r>
      <w:proofErr w:type="gramStart"/>
      <w:r>
        <w:t>dans</w:t>
      </w:r>
      <w:proofErr w:type="gramEnd"/>
      <w:r>
        <w:t xml:space="preserve"> le volet "Code" situé en bas à droite)</w:t>
      </w:r>
    </w:p>
    <w:p w14:paraId="6CD0A51A" w14:textId="77777777" w:rsidR="00E879D8" w:rsidRDefault="00000000">
      <w:pPr>
        <w:numPr>
          <w:ilvl w:val="0"/>
          <w:numId w:val="9"/>
        </w:numPr>
      </w:pPr>
      <w:proofErr w:type="gramStart"/>
      <w:r>
        <w:rPr>
          <w:b/>
        </w:rPr>
        <w:t>des</w:t>
      </w:r>
      <w:proofErr w:type="gramEnd"/>
      <w:r>
        <w:rPr>
          <w:b/>
        </w:rPr>
        <w:t xml:space="preserve"> méthodes callback</w:t>
      </w:r>
      <w:r>
        <w:t xml:space="preserve"> pour répondre aux évènements </w:t>
      </w:r>
    </w:p>
    <w:p w14:paraId="1B5ABBAD" w14:textId="77777777" w:rsidR="00E879D8" w:rsidRDefault="00000000">
      <w:pPr>
        <w:ind w:left="1440"/>
      </w:pPr>
      <w:r>
        <w:t>(</w:t>
      </w:r>
      <w:proofErr w:type="gramStart"/>
      <w:r>
        <w:t>dans</w:t>
      </w:r>
      <w:proofErr w:type="gramEnd"/>
      <w:r>
        <w:t xml:space="preserve"> le volet "Code" situé en bas à droite, section "</w:t>
      </w:r>
      <w:proofErr w:type="spellStart"/>
      <w:r>
        <w:t>OnEventXXX</w:t>
      </w:r>
      <w:proofErr w:type="spellEnd"/>
      <w:proofErr w:type="gramStart"/>
      <w:r>
        <w:t>" ,</w:t>
      </w:r>
      <w:proofErr w:type="gramEnd"/>
      <w:r>
        <w:t xml:space="preserve"> par exemple "</w:t>
      </w:r>
      <w:proofErr w:type="spellStart"/>
      <w:r>
        <w:t>OnAction</w:t>
      </w:r>
      <w:proofErr w:type="spellEnd"/>
      <w:r>
        <w:t>")</w:t>
      </w:r>
    </w:p>
    <w:p w14:paraId="02DE9E9D" w14:textId="77777777" w:rsidR="00E879D8" w:rsidRDefault="00000000">
      <w:pPr>
        <w:numPr>
          <w:ilvl w:val="0"/>
          <w:numId w:val="9"/>
        </w:numPr>
      </w:pPr>
      <w:proofErr w:type="gramStart"/>
      <w:r>
        <w:rPr>
          <w:b/>
        </w:rPr>
        <w:t>on</w:t>
      </w:r>
      <w:proofErr w:type="gramEnd"/>
      <w:r>
        <w:rPr>
          <w:b/>
        </w:rPr>
        <w:t xml:space="preserve"> peut rattacher une feuille de styles CSS</w:t>
      </w:r>
      <w:r>
        <w:t xml:space="preserve"> au nœud racine </w:t>
      </w:r>
    </w:p>
    <w:p w14:paraId="31779A71" w14:textId="77777777" w:rsidR="00E879D8" w:rsidRDefault="00000000">
      <w:pPr>
        <w:ind w:left="720" w:firstLine="720"/>
      </w:pPr>
      <w:r>
        <w:t>(</w:t>
      </w:r>
      <w:proofErr w:type="gramStart"/>
      <w:r>
        <w:t>dans</w:t>
      </w:r>
      <w:proofErr w:type="gramEnd"/>
      <w:r>
        <w:t xml:space="preserve"> le volet "</w:t>
      </w:r>
      <w:proofErr w:type="spellStart"/>
      <w:r>
        <w:t>Properties</w:t>
      </w:r>
      <w:proofErr w:type="spellEnd"/>
      <w:r>
        <w:t>" situé en haut à droite, section "</w:t>
      </w:r>
      <w:proofErr w:type="spellStart"/>
      <w:r>
        <w:t>JavaFX</w:t>
      </w:r>
      <w:proofErr w:type="spellEnd"/>
      <w:r>
        <w:t xml:space="preserve"> CSS")</w:t>
      </w:r>
    </w:p>
    <w:p w14:paraId="546CBDBD" w14:textId="77777777" w:rsidR="00E879D8" w:rsidRDefault="00E879D8"/>
    <w:p w14:paraId="6AB7E096" w14:textId="77777777" w:rsidR="00E879D8" w:rsidRDefault="00000000">
      <w:r>
        <w:t xml:space="preserve">Important : chacun de ces éléments devra être </w:t>
      </w:r>
      <w:r>
        <w:rPr>
          <w:b/>
        </w:rPr>
        <w:t>annoté avec @FML</w:t>
      </w:r>
      <w:r>
        <w:t xml:space="preserve"> (permet le binding entre notre classe contrôleur et le fichier FXML).</w:t>
      </w:r>
    </w:p>
    <w:p w14:paraId="2B2FCE09" w14:textId="77777777" w:rsidR="00E879D8" w:rsidRDefault="00000000">
      <w:pPr>
        <w:pStyle w:val="Titre2"/>
        <w:rPr>
          <w:b/>
        </w:rPr>
      </w:pPr>
      <w:bookmarkStart w:id="1070" w:name="_bvabnqjbkixx" w:colFirst="0" w:colLast="0"/>
      <w:bookmarkEnd w:id="1070"/>
      <w:r>
        <w:rPr>
          <w:b/>
        </w:rPr>
        <w:lastRenderedPageBreak/>
        <w:t xml:space="preserve">Bindings avec </w:t>
      </w:r>
      <w:proofErr w:type="spellStart"/>
      <w:r>
        <w:rPr>
          <w:b/>
        </w:rPr>
        <w:t>Scene</w:t>
      </w:r>
      <w:proofErr w:type="spellEnd"/>
      <w:r>
        <w:rPr>
          <w:b/>
        </w:rPr>
        <w:t xml:space="preserve"> Builder</w:t>
      </w:r>
    </w:p>
    <w:p w14:paraId="63FFE631" w14:textId="77777777" w:rsidR="00E879D8" w:rsidRDefault="00000000">
      <w:r>
        <w:rPr>
          <w:noProof/>
        </w:rPr>
        <w:drawing>
          <wp:inline distT="114300" distB="114300" distL="114300" distR="114300" wp14:anchorId="6672F1D0" wp14:editId="62B3ACD9">
            <wp:extent cx="5731200" cy="467360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2EC51B" w14:textId="77777777" w:rsidR="00E879D8" w:rsidRDefault="00000000">
      <w:pPr>
        <w:pStyle w:val="Titre1"/>
      </w:pPr>
      <w:bookmarkStart w:id="1071" w:name="_f19b0svgizu" w:colFirst="0" w:colLast="0"/>
      <w:bookmarkEnd w:id="1071"/>
      <w:r>
        <w:rPr>
          <w:b/>
        </w:rPr>
        <w:t xml:space="preserve">Démonstration de </w:t>
      </w:r>
      <w:proofErr w:type="spellStart"/>
      <w:r>
        <w:rPr>
          <w:b/>
        </w:rPr>
        <w:t>Scene</w:t>
      </w:r>
      <w:proofErr w:type="spellEnd"/>
      <w:r>
        <w:rPr>
          <w:b/>
        </w:rPr>
        <w:t xml:space="preserve"> Builder</w:t>
      </w:r>
    </w:p>
    <w:p w14:paraId="7C4C9ECE" w14:textId="77777777" w:rsidR="00E879D8" w:rsidRDefault="00000000">
      <w:pPr>
        <w:pStyle w:val="Titre2"/>
        <w:rPr>
          <w:b/>
        </w:rPr>
      </w:pPr>
      <w:bookmarkStart w:id="1072" w:name="_3s1s0ir67bsd" w:colFirst="0" w:colLast="0"/>
      <w:bookmarkEnd w:id="1072"/>
      <w:r>
        <w:rPr>
          <w:b/>
        </w:rPr>
        <w:t>Gestion de plusieurs fenêtres</w:t>
      </w:r>
    </w:p>
    <w:p w14:paraId="22754ABC" w14:textId="77777777" w:rsidR="00E879D8" w:rsidRDefault="00000000">
      <w:r>
        <w:t>Notre IHM peut avoir besoin de gérer différentes vues</w:t>
      </w:r>
    </w:p>
    <w:p w14:paraId="08C0D88E" w14:textId="77777777" w:rsidR="00E879D8" w:rsidRDefault="00000000">
      <w:r>
        <w:t>Rappel : le graphe de scène</w:t>
      </w:r>
    </w:p>
    <w:p w14:paraId="69407349" w14:textId="77777777" w:rsidR="00E879D8" w:rsidRDefault="00E879D8"/>
    <w:p w14:paraId="68939E18" w14:textId="77777777" w:rsidR="00E879D8" w:rsidRDefault="00000000">
      <w:r>
        <w:rPr>
          <w:u w:val="single"/>
        </w:rPr>
        <w:t xml:space="preserve">Trois niveaux </w:t>
      </w:r>
      <w:r>
        <w:t>:</w:t>
      </w:r>
    </w:p>
    <w:p w14:paraId="0224F21D" w14:textId="77777777" w:rsidR="00E879D8" w:rsidRDefault="00000000">
      <w:pPr>
        <w:numPr>
          <w:ilvl w:val="0"/>
          <w:numId w:val="84"/>
        </w:numPr>
      </w:pPr>
      <w:r>
        <w:rPr>
          <w:b/>
        </w:rPr>
        <w:t xml:space="preserve">Stage </w:t>
      </w:r>
      <w:r>
        <w:t>: la fenêtre</w:t>
      </w:r>
    </w:p>
    <w:p w14:paraId="5E68EB85" w14:textId="77777777" w:rsidR="00E879D8" w:rsidRDefault="00000000">
      <w:pPr>
        <w:numPr>
          <w:ilvl w:val="0"/>
          <w:numId w:val="84"/>
        </w:numPr>
      </w:pPr>
      <w:proofErr w:type="spellStart"/>
      <w:r>
        <w:rPr>
          <w:b/>
        </w:rPr>
        <w:t>Scene</w:t>
      </w:r>
      <w:proofErr w:type="spellEnd"/>
      <w:r>
        <w:rPr>
          <w:b/>
        </w:rPr>
        <w:t xml:space="preserve"> </w:t>
      </w:r>
      <w:r>
        <w:t>: une page de l’IHM</w:t>
      </w:r>
    </w:p>
    <w:p w14:paraId="7A2034DE" w14:textId="77777777" w:rsidR="00E879D8" w:rsidRDefault="00000000">
      <w:pPr>
        <w:numPr>
          <w:ilvl w:val="0"/>
          <w:numId w:val="84"/>
        </w:numPr>
      </w:pPr>
      <w:r>
        <w:rPr>
          <w:b/>
        </w:rPr>
        <w:t xml:space="preserve">Nœuds </w:t>
      </w:r>
      <w:r>
        <w:t>: racine et enfants</w:t>
      </w:r>
      <w:r>
        <w:rPr>
          <w:noProof/>
        </w:rPr>
        <w:drawing>
          <wp:anchor distT="114300" distB="114300" distL="114300" distR="114300" simplePos="0" relativeHeight="251725824" behindDoc="1" locked="0" layoutInCell="1" hidden="0" allowOverlap="1" wp14:anchorId="21FAFD71" wp14:editId="34D98E26">
            <wp:simplePos x="0" y="0"/>
            <wp:positionH relativeFrom="column">
              <wp:posOffset>19051</wp:posOffset>
            </wp:positionH>
            <wp:positionV relativeFrom="paragraph">
              <wp:posOffset>299038</wp:posOffset>
            </wp:positionV>
            <wp:extent cx="1908186" cy="2054969"/>
            <wp:effectExtent l="0" t="0" r="0" b="0"/>
            <wp:wrapNone/>
            <wp:docPr id="3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8186" cy="2054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991A8A" w14:textId="77777777" w:rsidR="00E879D8" w:rsidRDefault="00E879D8"/>
    <w:p w14:paraId="4C9BFD91" w14:textId="77777777" w:rsidR="00E879D8" w:rsidRDefault="00E879D8"/>
    <w:p w14:paraId="175B90ED" w14:textId="77777777" w:rsidR="00E879D8" w:rsidRDefault="00E879D8"/>
    <w:p w14:paraId="2ED38122" w14:textId="77777777" w:rsidR="00E879D8" w:rsidRDefault="00E879D8"/>
    <w:p w14:paraId="030DAF33" w14:textId="77777777" w:rsidR="00E879D8" w:rsidRDefault="00E879D8"/>
    <w:p w14:paraId="3F06F3B2" w14:textId="77777777" w:rsidR="00E879D8" w:rsidRDefault="00E879D8"/>
    <w:p w14:paraId="08BFC80A" w14:textId="77777777" w:rsidR="00E879D8" w:rsidRDefault="00000000">
      <w:pPr>
        <w:pStyle w:val="Titre2"/>
        <w:rPr>
          <w:b/>
        </w:rPr>
      </w:pPr>
      <w:bookmarkStart w:id="1073" w:name="_r0y1rv99494e" w:colFirst="0" w:colLast="0"/>
      <w:bookmarkEnd w:id="1073"/>
      <w:r>
        <w:rPr>
          <w:b/>
        </w:rPr>
        <w:lastRenderedPageBreak/>
        <w:t xml:space="preserve">Gestion </w:t>
      </w:r>
      <w:proofErr w:type="spellStart"/>
      <w:r>
        <w:rPr>
          <w:b/>
        </w:rPr>
        <w:t>multi-fenêtres</w:t>
      </w:r>
      <w:proofErr w:type="spellEnd"/>
    </w:p>
    <w:p w14:paraId="4069DFFB" w14:textId="77777777" w:rsidR="00E879D8" w:rsidRDefault="00000000">
      <w:r>
        <w:t>Pour changer la vue, plusieurs possibilités :</w:t>
      </w:r>
    </w:p>
    <w:p w14:paraId="38C26A70" w14:textId="77777777" w:rsidR="00E879D8" w:rsidRDefault="00E879D8"/>
    <w:p w14:paraId="157A24C1" w14:textId="77777777" w:rsidR="00E879D8" w:rsidRDefault="00000000">
      <w:pPr>
        <w:ind w:left="720"/>
      </w:pPr>
      <w:r>
        <w:t>1. Ré-utiliser la même fenêtre et la même scène : remplacer un nœud containeur (</w:t>
      </w:r>
      <w:proofErr w:type="spellStart"/>
      <w:r>
        <w:t>Layout</w:t>
      </w:r>
      <w:proofErr w:type="spellEnd"/>
      <w:r>
        <w:t xml:space="preserve"> Pane) par un autre containeur.</w:t>
      </w:r>
    </w:p>
    <w:p w14:paraId="09E0C055" w14:textId="77777777" w:rsidR="00E879D8" w:rsidRDefault="00E879D8">
      <w:pPr>
        <w:ind w:left="720"/>
      </w:pPr>
    </w:p>
    <w:p w14:paraId="0E3F238C" w14:textId="77777777" w:rsidR="00E879D8" w:rsidRDefault="00000000">
      <w:pPr>
        <w:ind w:firstLine="720"/>
      </w:pPr>
      <w:r>
        <w:t>2. Ré-utiliser la même fenêtre : remplacer la scène.</w:t>
      </w:r>
    </w:p>
    <w:p w14:paraId="27435AD9" w14:textId="77777777" w:rsidR="00E879D8" w:rsidRDefault="00E879D8">
      <w:pPr>
        <w:ind w:firstLine="720"/>
      </w:pPr>
    </w:p>
    <w:p w14:paraId="5E00F805" w14:textId="77777777" w:rsidR="00E879D8" w:rsidRDefault="00000000">
      <w:pPr>
        <w:ind w:firstLine="720"/>
      </w:pPr>
      <w:r>
        <w:t>3. Créer une nouvelle fenêtre manuellement.</w:t>
      </w:r>
    </w:p>
    <w:p w14:paraId="6637B2B4" w14:textId="77777777" w:rsidR="00E879D8" w:rsidRDefault="00000000">
      <w:pPr>
        <w:pStyle w:val="Titre2"/>
        <w:rPr>
          <w:b/>
        </w:rPr>
      </w:pPr>
      <w:bookmarkStart w:id="1074" w:name="_52yt45heu0dm" w:colFirst="0" w:colLast="0"/>
      <w:bookmarkEnd w:id="1074"/>
      <w:r>
        <w:rPr>
          <w:b/>
        </w:rPr>
        <w:t xml:space="preserve">1 - interchanger un </w:t>
      </w:r>
      <w:proofErr w:type="spellStart"/>
      <w:r>
        <w:rPr>
          <w:b/>
        </w:rPr>
        <w:t>noeud</w:t>
      </w:r>
      <w:proofErr w:type="spellEnd"/>
    </w:p>
    <w:p w14:paraId="01CF89E6" w14:textId="77777777" w:rsidR="00E879D8" w:rsidRDefault="00000000">
      <w:r>
        <w:t>On peut remplacer un container par un autre.</w:t>
      </w:r>
    </w:p>
    <w:p w14:paraId="11E9DC41" w14:textId="77777777" w:rsidR="00E879D8" w:rsidRDefault="00000000">
      <w:pPr>
        <w:numPr>
          <w:ilvl w:val="0"/>
          <w:numId w:val="2"/>
        </w:numPr>
      </w:pPr>
      <w:proofErr w:type="gramStart"/>
      <w:r>
        <w:t>fonctionne</w:t>
      </w:r>
      <w:proofErr w:type="gramEnd"/>
      <w:r>
        <w:t xml:space="preserve"> pour un container imbriqué</w:t>
      </w:r>
    </w:p>
    <w:p w14:paraId="53B356B9" w14:textId="77777777" w:rsidR="00E879D8" w:rsidRDefault="00000000">
      <w:pPr>
        <w:numPr>
          <w:ilvl w:val="0"/>
          <w:numId w:val="2"/>
        </w:numPr>
      </w:pPr>
      <w:proofErr w:type="gramStart"/>
      <w:r>
        <w:t>ne</w:t>
      </w:r>
      <w:proofErr w:type="gramEnd"/>
      <w:r>
        <w:t xml:space="preserve"> fonctionne pas pour le nœud racine</w:t>
      </w:r>
    </w:p>
    <w:p w14:paraId="2212CF06" w14:textId="77777777" w:rsidR="00E879D8" w:rsidRDefault="00E879D8"/>
    <w:p w14:paraId="469CEE86" w14:textId="77777777" w:rsidR="00E879D8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192F2731" wp14:editId="40FF3F0B">
            <wp:extent cx="2264854" cy="2403518"/>
            <wp:effectExtent l="0" t="0" r="0" b="0"/>
            <wp:docPr id="110" name="image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png"/>
                    <pic:cNvPicPr preferRelativeResize="0"/>
                  </pic:nvPicPr>
                  <pic:blipFill>
                    <a:blip r:embed="rId1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4854" cy="24035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776040" w14:textId="77777777" w:rsidR="00E879D8" w:rsidRDefault="00E879D8"/>
    <w:p w14:paraId="37B43B5C" w14:textId="77777777" w:rsidR="00E879D8" w:rsidRDefault="00000000">
      <w:pPr>
        <w:pStyle w:val="Titre2"/>
        <w:rPr>
          <w:b/>
        </w:rPr>
      </w:pPr>
      <w:bookmarkStart w:id="1075" w:name="_ylao6m9v1rli" w:colFirst="0" w:colLast="0"/>
      <w:bookmarkEnd w:id="1075"/>
      <w:r>
        <w:rPr>
          <w:b/>
        </w:rPr>
        <w:t xml:space="preserve">Exemple avec le </w:t>
      </w:r>
      <w:proofErr w:type="spellStart"/>
      <w:r>
        <w:rPr>
          <w:b/>
        </w:rPr>
        <w:t>BorderPane</w:t>
      </w:r>
      <w:proofErr w:type="spellEnd"/>
    </w:p>
    <w:p w14:paraId="18561689" w14:textId="77777777" w:rsidR="00E879D8" w:rsidRDefault="00000000">
      <w:r>
        <w:t xml:space="preserve">On remplace la partie centrale : </w:t>
      </w:r>
      <w:r>
        <w:rPr>
          <w:noProof/>
        </w:rPr>
        <w:drawing>
          <wp:anchor distT="114300" distB="114300" distL="114300" distR="114300" simplePos="0" relativeHeight="251726848" behindDoc="1" locked="0" layoutInCell="1" hidden="0" allowOverlap="1" wp14:anchorId="1B226456" wp14:editId="116FFAD5">
            <wp:simplePos x="0" y="0"/>
            <wp:positionH relativeFrom="column">
              <wp:posOffset>-1424</wp:posOffset>
            </wp:positionH>
            <wp:positionV relativeFrom="paragraph">
              <wp:posOffset>178975</wp:posOffset>
            </wp:positionV>
            <wp:extent cx="5731200" cy="3263900"/>
            <wp:effectExtent l="0" t="0" r="0" b="0"/>
            <wp:wrapNone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AB3EA4" w14:textId="77777777" w:rsidR="00E879D8" w:rsidRDefault="00E879D8"/>
    <w:p w14:paraId="798EEE3E" w14:textId="77777777" w:rsidR="00E879D8" w:rsidRDefault="00E879D8"/>
    <w:p w14:paraId="7B56CA77" w14:textId="77777777" w:rsidR="00E879D8" w:rsidRDefault="00E879D8"/>
    <w:p w14:paraId="4BA22081" w14:textId="77777777" w:rsidR="00E879D8" w:rsidRDefault="00E879D8"/>
    <w:p w14:paraId="25C5D6A6" w14:textId="77777777" w:rsidR="00E879D8" w:rsidRDefault="00E879D8"/>
    <w:p w14:paraId="31C8535B" w14:textId="77777777" w:rsidR="00E879D8" w:rsidRDefault="00E879D8"/>
    <w:p w14:paraId="6D32949C" w14:textId="77777777" w:rsidR="00E879D8" w:rsidRDefault="00E879D8"/>
    <w:p w14:paraId="487C1A9C" w14:textId="77777777" w:rsidR="00E879D8" w:rsidRDefault="00E879D8"/>
    <w:p w14:paraId="5C15A8EA" w14:textId="77777777" w:rsidR="00E879D8" w:rsidRDefault="00E879D8"/>
    <w:p w14:paraId="45FDF578" w14:textId="77777777" w:rsidR="00E879D8" w:rsidRDefault="00E879D8"/>
    <w:p w14:paraId="3ABEDBFA" w14:textId="77777777" w:rsidR="00E879D8" w:rsidRDefault="00E879D8"/>
    <w:p w14:paraId="4709E86D" w14:textId="77777777" w:rsidR="00E879D8" w:rsidRDefault="00E879D8"/>
    <w:p w14:paraId="622678EF" w14:textId="77777777" w:rsidR="00E879D8" w:rsidRDefault="00E879D8">
      <w:hyperlink r:id="rId165">
        <w:proofErr w:type="spellStart"/>
        <w:proofErr w:type="gramStart"/>
        <w:r>
          <w:rPr>
            <w:color w:val="1155CC"/>
            <w:u w:val="single"/>
          </w:rPr>
          <w:t>kordamp</w:t>
        </w:r>
        <w:proofErr w:type="spellEnd"/>
        <w:proofErr w:type="gramEnd"/>
        <w:r>
          <w:rPr>
            <w:color w:val="1155CC"/>
            <w:u w:val="single"/>
          </w:rPr>
          <w:t>/</w:t>
        </w:r>
        <w:proofErr w:type="spellStart"/>
        <w:proofErr w:type="gramStart"/>
        <w:r>
          <w:rPr>
            <w:color w:val="1155CC"/>
            <w:u w:val="single"/>
          </w:rPr>
          <w:t>bootstrapfx</w:t>
        </w:r>
        <w:proofErr w:type="spellEnd"/>
        <w:r>
          <w:rPr>
            <w:color w:val="1155CC"/>
            <w:u w:val="single"/>
          </w:rPr>
          <w:t>:</w:t>
        </w:r>
        <w:proofErr w:type="gramEnd"/>
        <w:r>
          <w:rPr>
            <w:color w:val="1155CC"/>
            <w:u w:val="single"/>
          </w:rPr>
          <w:t xml:space="preserve"> </w:t>
        </w:r>
        <w:proofErr w:type="spellStart"/>
        <w:proofErr w:type="gramStart"/>
        <w:r>
          <w:rPr>
            <w:color w:val="1155CC"/>
            <w:u w:val="single"/>
          </w:rPr>
          <w:t>BootstrapFX</w:t>
        </w:r>
        <w:proofErr w:type="spellEnd"/>
        <w:r>
          <w:rPr>
            <w:color w:val="1155CC"/>
            <w:u w:val="single"/>
          </w:rPr>
          <w:t>:</w:t>
        </w:r>
        <w:proofErr w:type="gramEnd"/>
        <w:r>
          <w:rPr>
            <w:color w:val="1155CC"/>
            <w:u w:val="single"/>
          </w:rPr>
          <w:t xml:space="preserve"> Bootstrap for 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(github.com)</w:t>
        </w:r>
      </w:hyperlink>
    </w:p>
    <w:p w14:paraId="78FA52C5" w14:textId="77777777" w:rsidR="00E879D8" w:rsidRPr="00EE174F" w:rsidRDefault="00E879D8">
      <w:pPr>
        <w:rPr>
          <w:lang w:val="en-US"/>
        </w:rPr>
      </w:pPr>
      <w:hyperlink r:id="rId166">
        <w:proofErr w:type="spellStart"/>
        <w:r w:rsidRPr="00EE174F">
          <w:rPr>
            <w:color w:val="1155CC"/>
            <w:u w:val="single"/>
            <w:lang w:val="en-US"/>
          </w:rPr>
          <w:t>dlsc</w:t>
        </w:r>
        <w:proofErr w:type="spellEnd"/>
        <w:r w:rsidRPr="00EE174F">
          <w:rPr>
            <w:color w:val="1155CC"/>
            <w:u w:val="single"/>
            <w:lang w:val="en-US"/>
          </w:rPr>
          <w:t>-software-consulting-</w:t>
        </w:r>
        <w:proofErr w:type="spellStart"/>
        <w:r w:rsidRPr="00EE174F">
          <w:rPr>
            <w:color w:val="1155CC"/>
            <w:u w:val="single"/>
            <w:lang w:val="en-US"/>
          </w:rPr>
          <w:t>gmbh</w:t>
        </w:r>
        <w:proofErr w:type="spellEnd"/>
        <w:r w:rsidRPr="00EE174F">
          <w:rPr>
            <w:color w:val="1155CC"/>
            <w:u w:val="single"/>
            <w:lang w:val="en-US"/>
          </w:rPr>
          <w:t>/</w:t>
        </w:r>
        <w:proofErr w:type="spellStart"/>
        <w:r w:rsidRPr="00EE174F">
          <w:rPr>
            <w:color w:val="1155CC"/>
            <w:u w:val="single"/>
            <w:lang w:val="en-US"/>
          </w:rPr>
          <w:t>CalendarFX</w:t>
        </w:r>
        <w:proofErr w:type="spellEnd"/>
        <w:r w:rsidRPr="00EE174F">
          <w:rPr>
            <w:color w:val="1155CC"/>
            <w:u w:val="single"/>
            <w:lang w:val="en-US"/>
          </w:rPr>
          <w:t>: A Java framework for creating sophisticated calendar views (JavaFX 8, 9, 10, and 11) (github.com)</w:t>
        </w:r>
      </w:hyperlink>
    </w:p>
    <w:p w14:paraId="364649A0" w14:textId="77777777" w:rsidR="00E879D8" w:rsidRPr="00EE174F" w:rsidRDefault="00E879D8">
      <w:pPr>
        <w:rPr>
          <w:lang w:val="en-US"/>
        </w:rPr>
      </w:pPr>
    </w:p>
    <w:p w14:paraId="418354EB" w14:textId="77777777" w:rsidR="00E879D8" w:rsidRDefault="00000000">
      <w:pPr>
        <w:pStyle w:val="Titre2"/>
        <w:rPr>
          <w:b/>
        </w:rPr>
      </w:pPr>
      <w:bookmarkStart w:id="1076" w:name="_49wj328j7r35" w:colFirst="0" w:colLast="0"/>
      <w:bookmarkEnd w:id="1076"/>
      <w:r>
        <w:rPr>
          <w:b/>
        </w:rPr>
        <w:t xml:space="preserve">2 - Interchanger la </w:t>
      </w:r>
      <w:proofErr w:type="spellStart"/>
      <w:r>
        <w:rPr>
          <w:b/>
        </w:rPr>
        <w:t>Scene</w:t>
      </w:r>
      <w:proofErr w:type="spellEnd"/>
    </w:p>
    <w:p w14:paraId="665D9462" w14:textId="77777777" w:rsidR="00E879D8" w:rsidRDefault="00000000">
      <w:r>
        <w:t xml:space="preserve"> Dans une même fenêtre, on peut remplacer une </w:t>
      </w:r>
      <w:proofErr w:type="spellStart"/>
      <w:r>
        <w:t>Scene</w:t>
      </w:r>
      <w:proofErr w:type="spellEnd"/>
      <w:r>
        <w:t xml:space="preserve"> par une autre </w:t>
      </w:r>
      <w:proofErr w:type="spellStart"/>
      <w:r>
        <w:t>Scene</w:t>
      </w:r>
      <w:proofErr w:type="spellEnd"/>
      <w:r>
        <w:t>.</w:t>
      </w:r>
    </w:p>
    <w:p w14:paraId="2F126BB7" w14:textId="77777777" w:rsidR="00E879D8" w:rsidRDefault="00000000">
      <w:r>
        <w:rPr>
          <w:noProof/>
        </w:rPr>
        <w:drawing>
          <wp:anchor distT="114300" distB="114300" distL="114300" distR="114300" simplePos="0" relativeHeight="251727872" behindDoc="1" locked="0" layoutInCell="1" hidden="0" allowOverlap="1" wp14:anchorId="0FF66AB7" wp14:editId="7B689DD5">
            <wp:simplePos x="0" y="0"/>
            <wp:positionH relativeFrom="column">
              <wp:posOffset>2819400</wp:posOffset>
            </wp:positionH>
            <wp:positionV relativeFrom="paragraph">
              <wp:posOffset>177212</wp:posOffset>
            </wp:positionV>
            <wp:extent cx="2081213" cy="1196697"/>
            <wp:effectExtent l="0" t="0" r="0" b="0"/>
            <wp:wrapNone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1213" cy="11966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BB0579" w14:textId="77777777" w:rsidR="00E879D8" w:rsidRDefault="00E879D8"/>
    <w:p w14:paraId="51CDE36C" w14:textId="77777777" w:rsidR="00E879D8" w:rsidRDefault="00E879D8"/>
    <w:p w14:paraId="629A98CC" w14:textId="77777777" w:rsidR="00E879D8" w:rsidRDefault="00E879D8"/>
    <w:p w14:paraId="5FE4BFE5" w14:textId="77777777" w:rsidR="00E879D8" w:rsidRDefault="00000000">
      <w:r>
        <w:rPr>
          <w:noProof/>
        </w:rPr>
        <w:drawing>
          <wp:anchor distT="114300" distB="114300" distL="114300" distR="114300" simplePos="0" relativeHeight="251728896" behindDoc="1" locked="0" layoutInCell="1" hidden="0" allowOverlap="1" wp14:anchorId="777BECC9" wp14:editId="6837D753">
            <wp:simplePos x="0" y="0"/>
            <wp:positionH relativeFrom="column">
              <wp:posOffset>1</wp:posOffset>
            </wp:positionH>
            <wp:positionV relativeFrom="paragraph">
              <wp:posOffset>266700</wp:posOffset>
            </wp:positionV>
            <wp:extent cx="3967163" cy="2056071"/>
            <wp:effectExtent l="0" t="0" r="0" b="0"/>
            <wp:wrapNone/>
            <wp:docPr id="106" name="image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png"/>
                    <pic:cNvPicPr preferRelativeResize="0"/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20560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A2A2B5" w14:textId="77777777" w:rsidR="00E879D8" w:rsidRDefault="00E879D8"/>
    <w:p w14:paraId="2B48F6E3" w14:textId="77777777" w:rsidR="00E879D8" w:rsidRDefault="00E879D8"/>
    <w:p w14:paraId="293422FB" w14:textId="77777777" w:rsidR="00E879D8" w:rsidRDefault="00E879D8"/>
    <w:p w14:paraId="502EB9B8" w14:textId="77777777" w:rsidR="00E879D8" w:rsidRDefault="00E879D8"/>
    <w:p w14:paraId="2B97AD13" w14:textId="77777777" w:rsidR="00E879D8" w:rsidRDefault="00E879D8"/>
    <w:p w14:paraId="74D77496" w14:textId="77777777" w:rsidR="00E879D8" w:rsidRDefault="00E879D8"/>
    <w:p w14:paraId="08A091A9" w14:textId="77777777" w:rsidR="00E879D8" w:rsidRDefault="00E879D8"/>
    <w:p w14:paraId="1300BAEB" w14:textId="77777777" w:rsidR="00E879D8" w:rsidRDefault="00E879D8"/>
    <w:p w14:paraId="1E0F7788" w14:textId="77777777" w:rsidR="00E879D8" w:rsidRDefault="00E879D8"/>
    <w:p w14:paraId="52694BAF" w14:textId="77777777" w:rsidR="00E879D8" w:rsidRDefault="00E879D8"/>
    <w:p w14:paraId="2C896A04" w14:textId="77777777" w:rsidR="00E879D8" w:rsidRDefault="00E879D8"/>
    <w:p w14:paraId="2EB4F572" w14:textId="77777777" w:rsidR="00E879D8" w:rsidRDefault="00E879D8"/>
    <w:p w14:paraId="6F38CFA8" w14:textId="77777777" w:rsidR="00E879D8" w:rsidRDefault="00E879D8"/>
    <w:p w14:paraId="7183578A" w14:textId="77777777" w:rsidR="00E879D8" w:rsidRDefault="00000000">
      <w:pPr>
        <w:pStyle w:val="Titre2"/>
        <w:rPr>
          <w:b/>
        </w:rPr>
      </w:pPr>
      <w:bookmarkStart w:id="1077" w:name="_quo0a3uqu60t" w:colFirst="0" w:colLast="0"/>
      <w:bookmarkEnd w:id="1077"/>
      <w:r>
        <w:rPr>
          <w:b/>
        </w:rPr>
        <w:t>3 - Créer une toute nouvelle fenêtre</w:t>
      </w:r>
    </w:p>
    <w:p w14:paraId="56C23E8B" w14:textId="77777777" w:rsidR="00E879D8" w:rsidRDefault="00000000">
      <w:pPr>
        <w:rPr>
          <w:b/>
        </w:rPr>
      </w:pPr>
      <w:r>
        <w:t xml:space="preserve">Créer une nouvelle fenêtre avec la classe </w:t>
      </w:r>
      <w:r>
        <w:rPr>
          <w:b/>
        </w:rPr>
        <w:t>Stage</w:t>
      </w:r>
    </w:p>
    <w:p w14:paraId="74E64C9C" w14:textId="77777777" w:rsidR="00E879D8" w:rsidRDefault="00000000">
      <w:pPr>
        <w:ind w:firstLine="720"/>
        <w:rPr>
          <w:b/>
        </w:rPr>
      </w:pPr>
      <w:r>
        <w:rPr>
          <w:b/>
        </w:rPr>
        <w:t xml:space="preserve">Stage </w:t>
      </w:r>
      <w:proofErr w:type="spellStart"/>
      <w:r>
        <w:rPr>
          <w:b/>
        </w:rPr>
        <w:t>secondaryStage</w:t>
      </w:r>
      <w:proofErr w:type="spellEnd"/>
      <w:r>
        <w:t xml:space="preserve"> = </w:t>
      </w:r>
      <w:r>
        <w:rPr>
          <w:b/>
        </w:rPr>
        <w:t xml:space="preserve">new </w:t>
      </w:r>
      <w:proofErr w:type="gramStart"/>
      <w:r>
        <w:rPr>
          <w:b/>
        </w:rPr>
        <w:t>Stage( )</w:t>
      </w:r>
      <w:proofErr w:type="gramEnd"/>
      <w:r>
        <w:rPr>
          <w:b/>
        </w:rPr>
        <w:t>;</w:t>
      </w:r>
    </w:p>
    <w:p w14:paraId="4215EF03" w14:textId="77777777" w:rsidR="00E879D8" w:rsidRDefault="00E879D8"/>
    <w:p w14:paraId="5E7F271F" w14:textId="77777777" w:rsidR="00E879D8" w:rsidRDefault="00000000">
      <w:r>
        <w:t>On peut lui associer une fenêtre « parent » (optionnel)</w:t>
      </w:r>
    </w:p>
    <w:p w14:paraId="4F0CB2B8" w14:textId="77777777" w:rsidR="00E879D8" w:rsidRDefault="00000000">
      <w:pPr>
        <w:ind w:firstLine="720"/>
        <w:rPr>
          <w:b/>
        </w:rPr>
      </w:pPr>
      <w:proofErr w:type="spellStart"/>
      <w:r>
        <w:rPr>
          <w:b/>
        </w:rPr>
        <w:t>secondaryStage.initOwner</w:t>
      </w:r>
      <w:proofErr w:type="spellEnd"/>
      <w:r>
        <w:rPr>
          <w:b/>
        </w:rPr>
        <w:t>(</w:t>
      </w:r>
      <w:proofErr w:type="spellStart"/>
      <w:r>
        <w:t>primaryStage</w:t>
      </w:r>
      <w:proofErr w:type="spellEnd"/>
      <w:proofErr w:type="gramStart"/>
      <w:r>
        <w:rPr>
          <w:b/>
        </w:rPr>
        <w:t>);</w:t>
      </w:r>
      <w:proofErr w:type="gramEnd"/>
    </w:p>
    <w:p w14:paraId="35310A3F" w14:textId="77777777" w:rsidR="00E879D8" w:rsidRDefault="00E879D8"/>
    <w:p w14:paraId="3562DEB7" w14:textId="77777777" w:rsidR="00E879D8" w:rsidRDefault="00000000">
      <w:r>
        <w:t xml:space="preserve">On peut lui définir un style (avant de l’afficher) </w:t>
      </w:r>
    </w:p>
    <w:p w14:paraId="2D06E56D" w14:textId="77777777" w:rsidR="00E879D8" w:rsidRDefault="00000000">
      <w:pPr>
        <w:ind w:firstLine="720"/>
        <w:rPr>
          <w:b/>
        </w:rPr>
      </w:pPr>
      <w:proofErr w:type="spellStart"/>
      <w:r>
        <w:rPr>
          <w:b/>
        </w:rPr>
        <w:t>secondaryStage.initStyle</w:t>
      </w:r>
      <w:proofErr w:type="spellEnd"/>
      <w:r>
        <w:rPr>
          <w:b/>
        </w:rPr>
        <w:t>(</w:t>
      </w:r>
      <w:proofErr w:type="spellStart"/>
      <w:r>
        <w:t>StageStyle.UNDECORATED</w:t>
      </w:r>
      <w:proofErr w:type="spellEnd"/>
      <w:proofErr w:type="gramStart"/>
      <w:r>
        <w:rPr>
          <w:b/>
        </w:rPr>
        <w:t>);</w:t>
      </w:r>
      <w:proofErr w:type="gramEnd"/>
    </w:p>
    <w:p w14:paraId="7C9C635B" w14:textId="77777777" w:rsidR="00E879D8" w:rsidRDefault="00E879D8"/>
    <w:p w14:paraId="169C9552" w14:textId="77777777" w:rsidR="00E879D8" w:rsidRDefault="00000000">
      <w:r>
        <w:t xml:space="preserve">On peut définir si elle est modale ou pas </w:t>
      </w:r>
    </w:p>
    <w:p w14:paraId="101916A0" w14:textId="77777777" w:rsidR="00E879D8" w:rsidRDefault="00000000">
      <w:pPr>
        <w:ind w:firstLine="720"/>
        <w:rPr>
          <w:b/>
        </w:rPr>
      </w:pPr>
      <w:proofErr w:type="spellStart"/>
      <w:r>
        <w:rPr>
          <w:b/>
        </w:rPr>
        <w:t>secondaryStage.initModality</w:t>
      </w:r>
      <w:proofErr w:type="spellEnd"/>
      <w:r>
        <w:rPr>
          <w:b/>
        </w:rPr>
        <w:t>(</w:t>
      </w:r>
      <w:proofErr w:type="spellStart"/>
      <w:r>
        <w:t>Modality.NONE</w:t>
      </w:r>
      <w:proofErr w:type="spellEnd"/>
      <w:proofErr w:type="gramStart"/>
      <w:r>
        <w:rPr>
          <w:b/>
        </w:rPr>
        <w:t>);</w:t>
      </w:r>
      <w:proofErr w:type="gramEnd"/>
    </w:p>
    <w:p w14:paraId="2D85B591" w14:textId="77777777" w:rsidR="00E879D8" w:rsidRDefault="00E879D8"/>
    <w:p w14:paraId="7D93536A" w14:textId="77777777" w:rsidR="00E879D8" w:rsidRDefault="00000000">
      <w:r>
        <w:t xml:space="preserve">Enfin il faut lui affecter une scène et l’afficher : </w:t>
      </w:r>
    </w:p>
    <w:p w14:paraId="17F3FE40" w14:textId="77777777" w:rsidR="00E879D8" w:rsidRPr="00EE174F" w:rsidRDefault="00000000">
      <w:pPr>
        <w:ind w:firstLine="720"/>
        <w:rPr>
          <w:b/>
          <w:lang w:val="en-US"/>
        </w:rPr>
      </w:pPr>
      <w:proofErr w:type="spellStart"/>
      <w:r w:rsidRPr="00EE174F">
        <w:rPr>
          <w:b/>
          <w:lang w:val="en-US"/>
        </w:rPr>
        <w:t>secondaryStage.setScene</w:t>
      </w:r>
      <w:proofErr w:type="spellEnd"/>
      <w:r w:rsidRPr="00EE174F">
        <w:rPr>
          <w:b/>
          <w:lang w:val="en-US"/>
        </w:rPr>
        <w:t>(</w:t>
      </w:r>
      <w:r w:rsidRPr="00EE174F">
        <w:rPr>
          <w:lang w:val="en-US"/>
        </w:rPr>
        <w:t>scene2</w:t>
      </w:r>
      <w:r w:rsidRPr="00EE174F">
        <w:rPr>
          <w:b/>
          <w:lang w:val="en-US"/>
        </w:rPr>
        <w:t xml:space="preserve">); </w:t>
      </w:r>
      <w:proofErr w:type="spellStart"/>
      <w:r w:rsidRPr="00EE174F">
        <w:rPr>
          <w:b/>
          <w:lang w:val="en-US"/>
        </w:rPr>
        <w:t>secondaryStage.show</w:t>
      </w:r>
      <w:proofErr w:type="spellEnd"/>
      <w:proofErr w:type="gramStart"/>
      <w:r w:rsidRPr="00EE174F">
        <w:rPr>
          <w:b/>
          <w:lang w:val="en-US"/>
        </w:rPr>
        <w:t>( )</w:t>
      </w:r>
      <w:proofErr w:type="gramEnd"/>
      <w:r w:rsidRPr="00EE174F">
        <w:rPr>
          <w:b/>
          <w:lang w:val="en-US"/>
        </w:rPr>
        <w:t xml:space="preserve">; </w:t>
      </w:r>
    </w:p>
    <w:p w14:paraId="066D90BB" w14:textId="77777777" w:rsidR="00E879D8" w:rsidRPr="00EE174F" w:rsidRDefault="00E879D8">
      <w:pPr>
        <w:rPr>
          <w:lang w:val="en-US"/>
        </w:rPr>
      </w:pPr>
    </w:p>
    <w:p w14:paraId="3456013E" w14:textId="77777777" w:rsidR="00E879D8" w:rsidRPr="00EE174F" w:rsidRDefault="00E879D8">
      <w:pPr>
        <w:rPr>
          <w:lang w:val="en-US"/>
        </w:rPr>
      </w:pPr>
    </w:p>
    <w:p w14:paraId="627A80E9" w14:textId="77777777" w:rsidR="00E879D8" w:rsidRPr="00EE174F" w:rsidRDefault="00E879D8">
      <w:pPr>
        <w:rPr>
          <w:lang w:val="en-US"/>
        </w:rPr>
      </w:pPr>
    </w:p>
    <w:p w14:paraId="10B05F3C" w14:textId="77777777" w:rsidR="00E879D8" w:rsidRPr="00EE174F" w:rsidRDefault="00E879D8">
      <w:pPr>
        <w:rPr>
          <w:lang w:val="en-US"/>
        </w:rPr>
      </w:pPr>
    </w:p>
    <w:p w14:paraId="59424C8C" w14:textId="77777777" w:rsidR="00E879D8" w:rsidRDefault="00000000">
      <w:pPr>
        <w:pStyle w:val="Titre1"/>
        <w:rPr>
          <w:b/>
        </w:rPr>
      </w:pPr>
      <w:bookmarkStart w:id="1078" w:name="_wj28ls2yeu48" w:colFirst="0" w:colLast="0"/>
      <w:bookmarkEnd w:id="1078"/>
      <w:r>
        <w:rPr>
          <w:b/>
        </w:rPr>
        <w:lastRenderedPageBreak/>
        <w:t>Apache Maven</w:t>
      </w:r>
    </w:p>
    <w:p w14:paraId="5F7F8933" w14:textId="77777777" w:rsidR="00E879D8" w:rsidRDefault="00000000">
      <w:r>
        <w:t xml:space="preserve">Si vous voulez utiliser Maven, il faut l’installer si nécessaire : </w:t>
      </w:r>
    </w:p>
    <w:p w14:paraId="3ABF4A69" w14:textId="77777777" w:rsidR="00E879D8" w:rsidRDefault="00E879D8">
      <w:pPr>
        <w:ind w:firstLine="720"/>
      </w:pPr>
      <w:hyperlink r:id="rId169">
        <w:r>
          <w:rPr>
            <w:color w:val="1155CC"/>
            <w:u w:val="single"/>
          </w:rPr>
          <w:t>Maven – Download Apache Maven</w:t>
        </w:r>
      </w:hyperlink>
    </w:p>
    <w:p w14:paraId="579672AA" w14:textId="77777777" w:rsidR="00E879D8" w:rsidRDefault="00E879D8"/>
    <w:p w14:paraId="41B9B967" w14:textId="77777777" w:rsidR="00E879D8" w:rsidRDefault="00000000">
      <w:r>
        <w:t xml:space="preserve">Outil de construction de projets : </w:t>
      </w:r>
      <w:r>
        <w:rPr>
          <w:b/>
        </w:rPr>
        <w:t xml:space="preserve">POM </w:t>
      </w:r>
      <w:r>
        <w:t>(Project Object Model)</w:t>
      </w:r>
      <w:r>
        <w:rPr>
          <w:noProof/>
        </w:rPr>
        <w:drawing>
          <wp:anchor distT="114300" distB="114300" distL="114300" distR="114300" simplePos="0" relativeHeight="251729920" behindDoc="1" locked="0" layoutInCell="1" hidden="0" allowOverlap="1" wp14:anchorId="414C722E" wp14:editId="2CC51F2F">
            <wp:simplePos x="0" y="0"/>
            <wp:positionH relativeFrom="column">
              <wp:posOffset>4448175</wp:posOffset>
            </wp:positionH>
            <wp:positionV relativeFrom="paragraph">
              <wp:posOffset>175213</wp:posOffset>
            </wp:positionV>
            <wp:extent cx="1395413" cy="1055660"/>
            <wp:effectExtent l="0" t="0" r="0" b="0"/>
            <wp:wrapNone/>
            <wp:docPr id="62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1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1055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0A6F80" w14:textId="77777777" w:rsidR="00E879D8" w:rsidRDefault="00000000">
      <w:r>
        <w:t>Respecter les dossiers imposés par Maven, par exemple :</w:t>
      </w:r>
    </w:p>
    <w:p w14:paraId="64643520" w14:textId="77777777" w:rsidR="00E879D8" w:rsidRDefault="00000000">
      <w:pPr>
        <w:numPr>
          <w:ilvl w:val="0"/>
          <w:numId w:val="117"/>
        </w:numPr>
      </w:pPr>
      <w:proofErr w:type="gramStart"/>
      <w:r>
        <w:t>src</w:t>
      </w:r>
      <w:proofErr w:type="gramEnd"/>
      <w:r>
        <w:t>/main/java : fichiers sources Java</w:t>
      </w:r>
    </w:p>
    <w:p w14:paraId="7356EC3B" w14:textId="77777777" w:rsidR="00E879D8" w:rsidRDefault="00000000">
      <w:pPr>
        <w:numPr>
          <w:ilvl w:val="0"/>
          <w:numId w:val="117"/>
        </w:numPr>
      </w:pPr>
      <w:proofErr w:type="gramStart"/>
      <w:r>
        <w:t>src</w:t>
      </w:r>
      <w:proofErr w:type="gramEnd"/>
      <w:r>
        <w:t>/main/</w:t>
      </w:r>
      <w:proofErr w:type="spellStart"/>
      <w:r>
        <w:t>resources</w:t>
      </w:r>
      <w:proofErr w:type="spellEnd"/>
      <w:r>
        <w:t xml:space="preserve"> : fichiers ressources (par exemples images)</w:t>
      </w:r>
    </w:p>
    <w:p w14:paraId="68B18AF1" w14:textId="77777777" w:rsidR="00E879D8" w:rsidRDefault="00000000">
      <w:pPr>
        <w:numPr>
          <w:ilvl w:val="0"/>
          <w:numId w:val="117"/>
        </w:numPr>
      </w:pPr>
      <w:proofErr w:type="gramStart"/>
      <w:r>
        <w:t>src</w:t>
      </w:r>
      <w:proofErr w:type="gramEnd"/>
      <w:r>
        <w:t>/test/java : fichiers de test Java</w:t>
      </w:r>
    </w:p>
    <w:p w14:paraId="7E2C34F6" w14:textId="77777777" w:rsidR="00E879D8" w:rsidRDefault="00000000">
      <w:pPr>
        <w:numPr>
          <w:ilvl w:val="0"/>
          <w:numId w:val="117"/>
        </w:numPr>
      </w:pPr>
      <w:proofErr w:type="gramStart"/>
      <w:r>
        <w:t>src</w:t>
      </w:r>
      <w:proofErr w:type="gramEnd"/>
      <w:r>
        <w:t>/test/</w:t>
      </w:r>
      <w:proofErr w:type="spellStart"/>
      <w:r>
        <w:t>resources</w:t>
      </w:r>
      <w:proofErr w:type="spellEnd"/>
      <w:r>
        <w:t xml:space="preserve"> : fichiers ressources pour les tests</w:t>
      </w:r>
    </w:p>
    <w:p w14:paraId="00F8B36A" w14:textId="77777777" w:rsidR="00E879D8" w:rsidRDefault="00000000">
      <w:pPr>
        <w:numPr>
          <w:ilvl w:val="0"/>
          <w:numId w:val="117"/>
        </w:numPr>
      </w:pPr>
      <w:proofErr w:type="spellStart"/>
      <w:proofErr w:type="gramStart"/>
      <w:r>
        <w:t>target</w:t>
      </w:r>
      <w:proofErr w:type="spellEnd"/>
      <w:proofErr w:type="gramEnd"/>
      <w:r>
        <w:t xml:space="preserve"> : répertoire destination pour la compilation</w:t>
      </w:r>
    </w:p>
    <w:p w14:paraId="6007884D" w14:textId="77777777" w:rsidR="00E879D8" w:rsidRDefault="00000000">
      <w:pPr>
        <w:numPr>
          <w:ilvl w:val="0"/>
          <w:numId w:val="117"/>
        </w:numPr>
      </w:pPr>
      <w:proofErr w:type="gramStart"/>
      <w:r>
        <w:t>fichier</w:t>
      </w:r>
      <w:proofErr w:type="gramEnd"/>
      <w:r>
        <w:t xml:space="preserve"> pom.xml situé à la racine de votre projet</w:t>
      </w:r>
    </w:p>
    <w:p w14:paraId="1C04E4EB" w14:textId="77777777" w:rsidR="00E879D8" w:rsidRDefault="00000000">
      <w:pPr>
        <w:numPr>
          <w:ilvl w:val="0"/>
          <w:numId w:val="117"/>
        </w:numPr>
      </w:pPr>
      <w:proofErr w:type="spellStart"/>
      <w:proofErr w:type="gramStart"/>
      <w:r>
        <w:t>etc</w:t>
      </w:r>
      <w:proofErr w:type="spellEnd"/>
      <w:proofErr w:type="gramEnd"/>
    </w:p>
    <w:p w14:paraId="02CEBC61" w14:textId="77777777" w:rsidR="00E879D8" w:rsidRDefault="00E879D8"/>
    <w:p w14:paraId="501D80C5" w14:textId="77777777" w:rsidR="00E879D8" w:rsidRDefault="00000000">
      <w:r>
        <w:t>Si besoin : paramétrer l’intégration de Maven dans votre IDE.</w:t>
      </w:r>
    </w:p>
    <w:p w14:paraId="16E1F3DE" w14:textId="77777777" w:rsidR="00E879D8" w:rsidRPr="00EE174F" w:rsidRDefault="00000000">
      <w:pPr>
        <w:rPr>
          <w:i/>
          <w:lang w:val="en-US"/>
        </w:rPr>
      </w:pPr>
      <w:r w:rsidRPr="00EE174F">
        <w:rPr>
          <w:lang w:val="en-US"/>
        </w:rPr>
        <w:t xml:space="preserve">Sous </w:t>
      </w:r>
      <w:proofErr w:type="gramStart"/>
      <w:r w:rsidRPr="00EE174F">
        <w:rPr>
          <w:lang w:val="en-US"/>
        </w:rPr>
        <w:t>Eclipse :</w:t>
      </w:r>
      <w:proofErr w:type="gramEnd"/>
      <w:r w:rsidRPr="00EE174F">
        <w:rPr>
          <w:i/>
          <w:lang w:val="en-US"/>
        </w:rPr>
        <w:t xml:space="preserve"> Window &gt; Preferences </w:t>
      </w:r>
      <w:proofErr w:type="spellStart"/>
      <w:r w:rsidRPr="00EE174F">
        <w:rPr>
          <w:i/>
          <w:lang w:val="en-US"/>
        </w:rPr>
        <w:t>puis</w:t>
      </w:r>
      <w:proofErr w:type="spellEnd"/>
      <w:r w:rsidRPr="00EE174F">
        <w:rPr>
          <w:i/>
          <w:lang w:val="en-US"/>
        </w:rPr>
        <w:t xml:space="preserve"> Maven &gt; Installations </w:t>
      </w:r>
    </w:p>
    <w:p w14:paraId="75553E26" w14:textId="77777777" w:rsidR="00E879D8" w:rsidRDefault="00000000">
      <w:pPr>
        <w:pStyle w:val="Titre2"/>
        <w:rPr>
          <w:b/>
        </w:rPr>
      </w:pPr>
      <w:bookmarkStart w:id="1079" w:name="_6h41x6shmsdh" w:colFirst="0" w:colLast="0"/>
      <w:bookmarkEnd w:id="1079"/>
      <w:r>
        <w:rPr>
          <w:b/>
        </w:rPr>
        <w:t xml:space="preserve">Configurer Maven pour </w:t>
      </w:r>
      <w:proofErr w:type="spellStart"/>
      <w:r>
        <w:rPr>
          <w:b/>
        </w:rPr>
        <w:t>JavaFX</w:t>
      </w:r>
      <w:proofErr w:type="spellEnd"/>
    </w:p>
    <w:p w14:paraId="623E21FA" w14:textId="77777777" w:rsidR="00E879D8" w:rsidRDefault="00000000">
      <w:r>
        <w:t>On va se baser sur le plugin d’</w:t>
      </w:r>
      <w:proofErr w:type="spellStart"/>
      <w:r>
        <w:t>OpenJFX</w:t>
      </w:r>
      <w:proofErr w:type="spellEnd"/>
      <w:r>
        <w:t xml:space="preserve">. Dans le fichier </w:t>
      </w:r>
      <w:r>
        <w:rPr>
          <w:b/>
        </w:rPr>
        <w:t xml:space="preserve">pom.xml </w:t>
      </w:r>
      <w:r>
        <w:t>:</w:t>
      </w:r>
    </w:p>
    <w:p w14:paraId="04AA5C80" w14:textId="77777777" w:rsidR="00E879D8" w:rsidRDefault="00000000">
      <w:pPr>
        <w:numPr>
          <w:ilvl w:val="0"/>
          <w:numId w:val="122"/>
        </w:numPr>
      </w:pPr>
      <w:proofErr w:type="gramStart"/>
      <w:r>
        <w:t>il</w:t>
      </w:r>
      <w:proofErr w:type="gramEnd"/>
      <w:r>
        <w:t xml:space="preserve"> faut déclarer le plugin pour pouvoir l’utiliser : </w:t>
      </w:r>
    </w:p>
    <w:p w14:paraId="16AB4476" w14:textId="77777777" w:rsidR="00E879D8" w:rsidRDefault="00000000">
      <w:pPr>
        <w:ind w:left="720"/>
      </w:pPr>
      <w:r>
        <w:rPr>
          <w:noProof/>
        </w:rPr>
        <w:drawing>
          <wp:inline distT="114300" distB="114300" distL="114300" distR="114300" wp14:anchorId="214A2B10" wp14:editId="3562C840">
            <wp:extent cx="3771900" cy="1543050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E31EB" w14:textId="77777777" w:rsidR="00E879D8" w:rsidRDefault="00000000">
      <w:pPr>
        <w:ind w:left="720"/>
      </w:pPr>
      <w:r>
        <w:t xml:space="preserve">Une autre alternative serait le plugin de Gluon, </w:t>
      </w:r>
      <w:proofErr w:type="spellStart"/>
      <w:r>
        <w:t>gluonfx</w:t>
      </w:r>
      <w:proofErr w:type="spellEnd"/>
      <w:r>
        <w:t>-</w:t>
      </w:r>
      <w:proofErr w:type="spellStart"/>
      <w:r>
        <w:t>maven</w:t>
      </w:r>
      <w:proofErr w:type="spellEnd"/>
      <w:r>
        <w:t>-plugin.</w:t>
      </w:r>
    </w:p>
    <w:p w14:paraId="757DD00C" w14:textId="77777777" w:rsidR="00E879D8" w:rsidRDefault="00000000">
      <w:pPr>
        <w:numPr>
          <w:ilvl w:val="0"/>
          <w:numId w:val="58"/>
        </w:numPr>
      </w:pPr>
      <w:r>
        <w:t xml:space="preserve">Il faut aussi déclarer les dépendances aux modules de </w:t>
      </w:r>
      <w:proofErr w:type="spellStart"/>
      <w:r>
        <w:t>JavaFX</w:t>
      </w:r>
      <w:proofErr w:type="spellEnd"/>
      <w:r>
        <w:t xml:space="preserve"> :</w:t>
      </w:r>
    </w:p>
    <w:p w14:paraId="76A347BB" w14:textId="77777777" w:rsidR="00E879D8" w:rsidRDefault="00000000">
      <w:pPr>
        <w:ind w:left="720"/>
      </w:pPr>
      <w:r>
        <w:rPr>
          <w:noProof/>
        </w:rPr>
        <w:drawing>
          <wp:inline distT="114300" distB="114300" distL="114300" distR="114300" wp14:anchorId="29A90503" wp14:editId="5431FBB0">
            <wp:extent cx="5731200" cy="1955800"/>
            <wp:effectExtent l="0" t="0" r="0" b="0"/>
            <wp:docPr id="83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1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3B602" w14:textId="77777777" w:rsidR="00E879D8" w:rsidRDefault="00000000">
      <w:pPr>
        <w:ind w:left="720"/>
      </w:pPr>
      <w:r>
        <w:t xml:space="preserve">Pas besoin de déclarer la dépendance vis-à-vis du module </w:t>
      </w:r>
      <w:proofErr w:type="spellStart"/>
      <w:r>
        <w:t>javafx-graphics</w:t>
      </w:r>
      <w:proofErr w:type="spellEnd"/>
      <w:r>
        <w:t xml:space="preserve"> (elle sera résolue transitivement par le module </w:t>
      </w:r>
      <w:proofErr w:type="spellStart"/>
      <w:r>
        <w:t>javafx-controls</w:t>
      </w:r>
      <w:proofErr w:type="spellEnd"/>
      <w:r>
        <w:t xml:space="preserve">) </w:t>
      </w:r>
    </w:p>
    <w:p w14:paraId="366A6C47" w14:textId="77777777" w:rsidR="00E879D8" w:rsidRDefault="00000000">
      <w:pPr>
        <w:ind w:left="720"/>
      </w:pPr>
      <w:r>
        <w:t>En cas de problème : il faut vérifier que les plugins et dépendances déclarés sont bien compatibles avec votre version de Maven.</w:t>
      </w:r>
    </w:p>
    <w:p w14:paraId="2BC8BBE2" w14:textId="77777777" w:rsidR="00E879D8" w:rsidRPr="00EE174F" w:rsidRDefault="00000000">
      <w:pPr>
        <w:rPr>
          <w:lang w:val="en-US"/>
        </w:rPr>
      </w:pPr>
      <w:r>
        <w:lastRenderedPageBreak/>
        <w:tab/>
      </w:r>
      <w:hyperlink r:id="rId173" w:anchor="maven">
        <w:r w:rsidR="00E879D8" w:rsidRPr="00EE174F">
          <w:rPr>
            <w:color w:val="1155CC"/>
            <w:u w:val="single"/>
            <w:lang w:val="en-US"/>
          </w:rPr>
          <w:t>Getting Started with JavaFX (openjfx.io)</w:t>
        </w:r>
      </w:hyperlink>
    </w:p>
    <w:p w14:paraId="4EDC89A5" w14:textId="77777777" w:rsidR="00E879D8" w:rsidRPr="00EE174F" w:rsidRDefault="00E879D8">
      <w:pPr>
        <w:rPr>
          <w:lang w:val="en-US"/>
        </w:rPr>
      </w:pPr>
    </w:p>
    <w:p w14:paraId="7D994FC9" w14:textId="77777777" w:rsidR="00E879D8" w:rsidRDefault="00000000">
      <w:pPr>
        <w:pStyle w:val="Titre2"/>
        <w:rPr>
          <w:b/>
        </w:rPr>
      </w:pPr>
      <w:bookmarkStart w:id="1080" w:name="_ums34nbjcwfs" w:colFirst="0" w:colLast="0"/>
      <w:bookmarkEnd w:id="1080"/>
      <w:r>
        <w:rPr>
          <w:b/>
        </w:rPr>
        <w:t>Exemple d’un fichier pom.xml complet</w:t>
      </w:r>
    </w:p>
    <w:p w14:paraId="7D96D1D8" w14:textId="77777777" w:rsidR="00E879D8" w:rsidRDefault="00E879D8"/>
    <w:p w14:paraId="1DFD472E" w14:textId="77777777" w:rsidR="00E879D8" w:rsidRDefault="00000000">
      <w:r>
        <w:rPr>
          <w:noProof/>
        </w:rPr>
        <w:drawing>
          <wp:inline distT="114300" distB="114300" distL="114300" distR="114300" wp14:anchorId="1C91603D" wp14:editId="1025BAB6">
            <wp:extent cx="4462463" cy="3528459"/>
            <wp:effectExtent l="0" t="0" r="0" b="0"/>
            <wp:docPr id="4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35284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05EFE" w14:textId="77777777" w:rsidR="00E879D8" w:rsidRDefault="00000000">
      <w:pPr>
        <w:pStyle w:val="Titre2"/>
        <w:rPr>
          <w:b/>
        </w:rPr>
      </w:pPr>
      <w:bookmarkStart w:id="1081" w:name="_9s0gw8o2hwvp" w:colFirst="0" w:colLast="0"/>
      <w:bookmarkEnd w:id="1081"/>
      <w:proofErr w:type="spellStart"/>
      <w:r>
        <w:rPr>
          <w:b/>
        </w:rPr>
        <w:t>JavaFX</w:t>
      </w:r>
      <w:proofErr w:type="spellEnd"/>
      <w:r>
        <w:rPr>
          <w:b/>
        </w:rPr>
        <w:t xml:space="preserve"> avec Apache Maven</w:t>
      </w:r>
    </w:p>
    <w:p w14:paraId="5B69015A" w14:textId="77777777" w:rsidR="00E879D8" w:rsidRDefault="00000000">
      <w:r>
        <w:t>Pour lancer votre application, taper la commande suivante :</w:t>
      </w:r>
    </w:p>
    <w:p w14:paraId="6665B3AF" w14:textId="77777777" w:rsidR="00E879D8" w:rsidRDefault="00000000">
      <w:pPr>
        <w:ind w:firstLine="720"/>
      </w:pPr>
      <w:proofErr w:type="spellStart"/>
      <w:proofErr w:type="gramStart"/>
      <w:r>
        <w:t>mvn</w:t>
      </w:r>
      <w:proofErr w:type="spellEnd"/>
      <w:proofErr w:type="gramEnd"/>
      <w:r>
        <w:t xml:space="preserve"> clean </w:t>
      </w:r>
      <w:proofErr w:type="spellStart"/>
      <w:proofErr w:type="gramStart"/>
      <w:r>
        <w:t>javafx:run</w:t>
      </w:r>
      <w:proofErr w:type="spellEnd"/>
      <w:proofErr w:type="gramEnd"/>
    </w:p>
    <w:p w14:paraId="66AB202E" w14:textId="77777777" w:rsidR="00E879D8" w:rsidRDefault="00000000">
      <w:r>
        <w:t>A noter : la première fois, Maven va télécharger tous les plugins et toutes les dépendances nécessaires.</w:t>
      </w:r>
      <w:r>
        <w:rPr>
          <w:noProof/>
        </w:rPr>
        <w:drawing>
          <wp:anchor distT="114300" distB="114300" distL="114300" distR="114300" simplePos="0" relativeHeight="251730944" behindDoc="1" locked="0" layoutInCell="1" hidden="0" allowOverlap="1" wp14:anchorId="12789496" wp14:editId="36E9085F">
            <wp:simplePos x="0" y="0"/>
            <wp:positionH relativeFrom="column">
              <wp:posOffset>1</wp:posOffset>
            </wp:positionH>
            <wp:positionV relativeFrom="paragraph">
              <wp:posOffset>409575</wp:posOffset>
            </wp:positionV>
            <wp:extent cx="5731200" cy="3246860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46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FE7C39" w14:textId="77777777" w:rsidR="00E879D8" w:rsidRDefault="00E879D8"/>
    <w:p w14:paraId="36F065AF" w14:textId="77777777" w:rsidR="00E879D8" w:rsidRDefault="00E879D8"/>
    <w:p w14:paraId="3F79AF49" w14:textId="77777777" w:rsidR="00E879D8" w:rsidRDefault="00E879D8"/>
    <w:p w14:paraId="3A464CA6" w14:textId="77777777" w:rsidR="00E879D8" w:rsidRDefault="00E879D8"/>
    <w:p w14:paraId="35F760EF" w14:textId="77777777" w:rsidR="00E879D8" w:rsidRDefault="00E879D8"/>
    <w:p w14:paraId="6E4E887D" w14:textId="77777777" w:rsidR="00E879D8" w:rsidRDefault="00E879D8"/>
    <w:p w14:paraId="55D7112E" w14:textId="77777777" w:rsidR="00E879D8" w:rsidRDefault="00E879D8"/>
    <w:p w14:paraId="36BAEF99" w14:textId="77777777" w:rsidR="00E879D8" w:rsidRDefault="00E879D8"/>
    <w:p w14:paraId="3C868AE9" w14:textId="77777777" w:rsidR="00E879D8" w:rsidRDefault="00E879D8"/>
    <w:p w14:paraId="108BEDAE" w14:textId="77777777" w:rsidR="00E879D8" w:rsidRDefault="00E879D8"/>
    <w:p w14:paraId="6329E84D" w14:textId="77777777" w:rsidR="00E879D8" w:rsidRDefault="00E879D8"/>
    <w:p w14:paraId="59C1C5BC" w14:textId="77777777" w:rsidR="00E879D8" w:rsidRDefault="00E879D8"/>
    <w:p w14:paraId="79CBAF7C" w14:textId="77777777" w:rsidR="00E879D8" w:rsidRDefault="00000000">
      <w:pPr>
        <w:pStyle w:val="Titre2"/>
        <w:rPr>
          <w:b/>
        </w:rPr>
      </w:pPr>
      <w:bookmarkStart w:id="1082" w:name="_5nhmxfp8paro" w:colFirst="0" w:colLast="0"/>
      <w:bookmarkEnd w:id="1082"/>
      <w:r>
        <w:rPr>
          <w:b/>
        </w:rPr>
        <w:lastRenderedPageBreak/>
        <w:t>Autres fonctionnalités</w:t>
      </w:r>
    </w:p>
    <w:p w14:paraId="1618215C" w14:textId="77777777" w:rsidR="00E879D8" w:rsidRDefault="00000000">
      <w:pPr>
        <w:numPr>
          <w:ilvl w:val="0"/>
          <w:numId w:val="60"/>
        </w:numPr>
      </w:pPr>
      <w:r>
        <w:t>Affichage de contenu HTML 5 (SVG)</w:t>
      </w:r>
    </w:p>
    <w:p w14:paraId="36C47CE5" w14:textId="77777777" w:rsidR="00E879D8" w:rsidRDefault="00000000">
      <w:pPr>
        <w:numPr>
          <w:ilvl w:val="0"/>
          <w:numId w:val="60"/>
        </w:numPr>
      </w:pPr>
      <w:r>
        <w:t xml:space="preserve">Communication Java – JavaScript : composants </w:t>
      </w:r>
      <w:proofErr w:type="spellStart"/>
      <w:r>
        <w:t>WebEngine</w:t>
      </w:r>
      <w:proofErr w:type="spellEnd"/>
      <w:r>
        <w:t xml:space="preserve"> et </w:t>
      </w:r>
      <w:proofErr w:type="spellStart"/>
      <w:r>
        <w:t>WebView</w:t>
      </w:r>
      <w:proofErr w:type="spellEnd"/>
      <w:r>
        <w:t xml:space="preserve"> </w:t>
      </w:r>
    </w:p>
    <w:p w14:paraId="2AF8390E" w14:textId="77777777" w:rsidR="00E879D8" w:rsidRDefault="00000000">
      <w:pPr>
        <w:numPr>
          <w:ilvl w:val="0"/>
          <w:numId w:val="60"/>
        </w:numPr>
      </w:pPr>
      <w:r>
        <w:t xml:space="preserve">Multimédia : composants </w:t>
      </w:r>
      <w:proofErr w:type="spellStart"/>
      <w:r>
        <w:t>MediaPlayer</w:t>
      </w:r>
      <w:proofErr w:type="spellEnd"/>
      <w:r>
        <w:t xml:space="preserve"> et </w:t>
      </w:r>
      <w:proofErr w:type="spellStart"/>
      <w:r>
        <w:t>MediaView</w:t>
      </w:r>
      <w:proofErr w:type="spellEnd"/>
    </w:p>
    <w:p w14:paraId="0FB19C17" w14:textId="77777777" w:rsidR="00E879D8" w:rsidRDefault="00000000">
      <w:pPr>
        <w:numPr>
          <w:ilvl w:val="0"/>
          <w:numId w:val="60"/>
        </w:numPr>
      </w:pPr>
      <w:r>
        <w:t>Multitouch pour les écrans tactiles</w:t>
      </w:r>
    </w:p>
    <w:p w14:paraId="2BBDD534" w14:textId="77777777" w:rsidR="00E879D8" w:rsidRDefault="00000000">
      <w:pPr>
        <w:numPr>
          <w:ilvl w:val="0"/>
          <w:numId w:val="60"/>
        </w:numPr>
      </w:pPr>
      <w:r>
        <w:t>API d’impression</w:t>
      </w:r>
    </w:p>
    <w:p w14:paraId="2CA9043C" w14:textId="77777777" w:rsidR="00E879D8" w:rsidRDefault="00000000">
      <w:pPr>
        <w:numPr>
          <w:ilvl w:val="0"/>
          <w:numId w:val="60"/>
        </w:numPr>
      </w:pPr>
      <w:r>
        <w:t>Services de concurrence (</w:t>
      </w:r>
      <w:proofErr w:type="spellStart"/>
      <w:r>
        <w:t>Task</w:t>
      </w:r>
      <w:proofErr w:type="spellEnd"/>
      <w:r>
        <w:t xml:space="preserve"> </w:t>
      </w:r>
      <w:proofErr w:type="spellStart"/>
      <w:r>
        <w:t>JavaFX</w:t>
      </w:r>
      <w:proofErr w:type="spellEnd"/>
      <w:r>
        <w:t>)</w:t>
      </w:r>
    </w:p>
    <w:p w14:paraId="6B142B31" w14:textId="77777777" w:rsidR="00E879D8" w:rsidRDefault="00000000">
      <w:pPr>
        <w:numPr>
          <w:ilvl w:val="0"/>
          <w:numId w:val="60"/>
        </w:numPr>
      </w:pPr>
      <w:r>
        <w:t>Self-</w:t>
      </w:r>
      <w:proofErr w:type="spellStart"/>
      <w:r>
        <w:t>ContainedApplication</w:t>
      </w:r>
      <w:proofErr w:type="spellEnd"/>
      <w:r>
        <w:t xml:space="preserve"> Packaging</w:t>
      </w:r>
    </w:p>
    <w:p w14:paraId="7FC9D5E2" w14:textId="77777777" w:rsidR="00E879D8" w:rsidRDefault="00000000">
      <w:pPr>
        <w:numPr>
          <w:ilvl w:val="0"/>
          <w:numId w:val="60"/>
        </w:numPr>
      </w:pPr>
      <w:r>
        <w:t xml:space="preserve">Interopérabilité avec AWT/Swing grâce au nœud </w:t>
      </w:r>
      <w:proofErr w:type="spellStart"/>
      <w:r>
        <w:t>SwingNode</w:t>
      </w:r>
      <w:proofErr w:type="spellEnd"/>
    </w:p>
    <w:p w14:paraId="7D1F2C45" w14:textId="77777777" w:rsidR="00E879D8" w:rsidRDefault="00E879D8"/>
    <w:p w14:paraId="2FF245EF" w14:textId="77777777" w:rsidR="00E879D8" w:rsidRDefault="00000000">
      <w:pPr>
        <w:numPr>
          <w:ilvl w:val="0"/>
          <w:numId w:val="60"/>
        </w:numPr>
      </w:pPr>
      <w:r>
        <w:t>Et bien d’autres possibilités !</w:t>
      </w:r>
    </w:p>
    <w:p w14:paraId="7C71A6D4" w14:textId="77777777" w:rsidR="00E879D8" w:rsidRDefault="00E879D8"/>
    <w:p w14:paraId="2F1A1E62" w14:textId="77777777" w:rsidR="00E879D8" w:rsidRDefault="00000000">
      <w:pPr>
        <w:pStyle w:val="Titre1"/>
        <w:rPr>
          <w:b/>
        </w:rPr>
      </w:pPr>
      <w:bookmarkStart w:id="1083" w:name="_pldqhc8y315o" w:colFirst="0" w:colLast="0"/>
      <w:bookmarkEnd w:id="1083"/>
      <w:r>
        <w:rPr>
          <w:b/>
        </w:rPr>
        <w:t>Références</w:t>
      </w:r>
    </w:p>
    <w:p w14:paraId="180C69C0" w14:textId="77777777" w:rsidR="00E879D8" w:rsidRDefault="00000000">
      <w:pPr>
        <w:numPr>
          <w:ilvl w:val="0"/>
          <w:numId w:val="70"/>
        </w:numPr>
      </w:pPr>
      <w:r>
        <w:t>Liens utiles</w:t>
      </w:r>
    </w:p>
    <w:p w14:paraId="2F419D8D" w14:textId="77777777" w:rsidR="00E879D8" w:rsidRDefault="00E879D8">
      <w:pPr>
        <w:numPr>
          <w:ilvl w:val="1"/>
          <w:numId w:val="70"/>
        </w:numPr>
      </w:pPr>
      <w:hyperlink r:id="rId176"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— Wikipédia (wikipedia.org)</w:t>
        </w:r>
      </w:hyperlink>
    </w:p>
    <w:p w14:paraId="034609E9" w14:textId="77777777" w:rsidR="00E879D8" w:rsidRDefault="00E879D8">
      <w:pPr>
        <w:numPr>
          <w:ilvl w:val="1"/>
          <w:numId w:val="70"/>
        </w:numPr>
      </w:pPr>
      <w:hyperlink r:id="rId177"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(openjfx.io)</w:t>
        </w:r>
      </w:hyperlink>
    </w:p>
    <w:p w14:paraId="30F6E166" w14:textId="77777777" w:rsidR="00E879D8" w:rsidRDefault="00E879D8">
      <w:pPr>
        <w:numPr>
          <w:ilvl w:val="1"/>
          <w:numId w:val="70"/>
        </w:numPr>
      </w:pPr>
      <w:hyperlink r:id="rId178"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Documentation Home | 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2 </w:t>
        </w:r>
        <w:proofErr w:type="spellStart"/>
        <w:r>
          <w:rPr>
            <w:color w:val="1155CC"/>
            <w:u w:val="single"/>
          </w:rPr>
          <w:t>Tutorials</w:t>
        </w:r>
        <w:proofErr w:type="spellEnd"/>
        <w:r>
          <w:rPr>
            <w:color w:val="1155CC"/>
            <w:u w:val="single"/>
          </w:rPr>
          <w:t xml:space="preserve"> and Documentation (oracle.com)</w:t>
        </w:r>
      </w:hyperlink>
    </w:p>
    <w:p w14:paraId="0A31D0EA" w14:textId="77777777" w:rsidR="00E879D8" w:rsidRDefault="00E879D8">
      <w:pPr>
        <w:numPr>
          <w:ilvl w:val="1"/>
          <w:numId w:val="70"/>
        </w:numPr>
      </w:pPr>
      <w:hyperlink r:id="rId179">
        <w:proofErr w:type="spellStart"/>
        <w:r>
          <w:rPr>
            <w:color w:val="1155CC"/>
            <w:u w:val="single"/>
          </w:rPr>
          <w:t>Overview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342856BC" w14:textId="77777777" w:rsidR="00E879D8" w:rsidRDefault="00E879D8">
      <w:pPr>
        <w:numPr>
          <w:ilvl w:val="1"/>
          <w:numId w:val="70"/>
        </w:numPr>
      </w:pPr>
      <w:hyperlink r:id="rId180">
        <w:r>
          <w:rPr>
            <w:color w:val="1155CC"/>
            <w:u w:val="single"/>
          </w:rPr>
          <w:t xml:space="preserve">Client </w:t>
        </w:r>
        <w:proofErr w:type="gramStart"/>
        <w:r>
          <w:rPr>
            <w:color w:val="1155CC"/>
            <w:u w:val="single"/>
          </w:rPr>
          <w:t>Technologies:</w:t>
        </w:r>
        <w:proofErr w:type="gramEnd"/>
        <w:r>
          <w:rPr>
            <w:color w:val="1155CC"/>
            <w:u w:val="single"/>
          </w:rPr>
          <w:t xml:space="preserve"> Java Platform, Standard Edition (Java SE) 8 Release 8 (oracle.com)</w:t>
        </w:r>
      </w:hyperlink>
    </w:p>
    <w:p w14:paraId="0A9426D8" w14:textId="77777777" w:rsidR="00E879D8" w:rsidRPr="00EE174F" w:rsidRDefault="00E879D8">
      <w:pPr>
        <w:numPr>
          <w:ilvl w:val="1"/>
          <w:numId w:val="70"/>
        </w:numPr>
        <w:rPr>
          <w:lang w:val="en-US"/>
        </w:rPr>
      </w:pPr>
      <w:hyperlink r:id="rId181">
        <w:r w:rsidRPr="00EE174F">
          <w:rPr>
            <w:color w:val="1155CC"/>
            <w:u w:val="single"/>
            <w:lang w:val="en-US"/>
          </w:rPr>
          <w:t>JavaFX: Getting Started with JavaFX Release 8 - Contents (oracle.com)</w:t>
        </w:r>
      </w:hyperlink>
    </w:p>
    <w:p w14:paraId="70A2D6F3" w14:textId="77777777" w:rsidR="00E879D8" w:rsidRPr="00EE174F" w:rsidRDefault="00E879D8">
      <w:pPr>
        <w:numPr>
          <w:ilvl w:val="1"/>
          <w:numId w:val="70"/>
        </w:numPr>
        <w:rPr>
          <w:lang w:val="en-US"/>
        </w:rPr>
      </w:pPr>
      <w:hyperlink r:id="rId182">
        <w:r w:rsidRPr="00EE174F">
          <w:rPr>
            <w:color w:val="1155CC"/>
            <w:u w:val="single"/>
            <w:lang w:val="en-US"/>
          </w:rPr>
          <w:t>Scene Builder - Gluon (gluonhq.com)</w:t>
        </w:r>
      </w:hyperlink>
    </w:p>
    <w:p w14:paraId="321D281B" w14:textId="77777777" w:rsidR="00E879D8" w:rsidRDefault="00E879D8">
      <w:pPr>
        <w:numPr>
          <w:ilvl w:val="1"/>
          <w:numId w:val="70"/>
        </w:numPr>
      </w:pPr>
      <w:hyperlink r:id="rId183">
        <w:r>
          <w:rPr>
            <w:color w:val="1155CC"/>
            <w:u w:val="single"/>
          </w:rPr>
          <w:t xml:space="preserve">Cette page n’est plus disponible - </w:t>
        </w:r>
        <w:proofErr w:type="spellStart"/>
        <w:r>
          <w:rPr>
            <w:color w:val="1155CC"/>
            <w:u w:val="single"/>
          </w:rPr>
          <w:t>OpenClassrooms</w:t>
        </w:r>
        <w:proofErr w:type="spellEnd"/>
      </w:hyperlink>
    </w:p>
    <w:p w14:paraId="23986927" w14:textId="77777777" w:rsidR="00E879D8" w:rsidRDefault="00E879D8">
      <w:pPr>
        <w:numPr>
          <w:ilvl w:val="1"/>
          <w:numId w:val="70"/>
        </w:numPr>
      </w:pPr>
      <w:hyperlink r:id="rId184">
        <w:r>
          <w:rPr>
            <w:color w:val="1155CC"/>
            <w:u w:val="single"/>
          </w:rPr>
          <w:t>https://code.makery.ch/library/javafx-8-tutorial/fr/</w:t>
        </w:r>
      </w:hyperlink>
    </w:p>
    <w:p w14:paraId="2906D2BD" w14:textId="77777777" w:rsidR="00E879D8" w:rsidRDefault="00E879D8">
      <w:pPr>
        <w:numPr>
          <w:ilvl w:val="1"/>
          <w:numId w:val="70"/>
        </w:numPr>
      </w:pPr>
      <w:hyperlink r:id="rId185">
        <w:r>
          <w:rPr>
            <w:color w:val="1155CC"/>
            <w:u w:val="single"/>
          </w:rPr>
          <w:t xml:space="preserve">FAQ 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>, le club des développeurs et IT Pro (developpez.com)</w:t>
        </w:r>
      </w:hyperlink>
    </w:p>
    <w:p w14:paraId="05CF60C6" w14:textId="77777777" w:rsidR="00E879D8" w:rsidRDefault="00E879D8"/>
    <w:p w14:paraId="7FC043AC" w14:textId="77777777" w:rsidR="00E879D8" w:rsidRDefault="00000000">
      <w:pPr>
        <w:numPr>
          <w:ilvl w:val="0"/>
          <w:numId w:val="5"/>
        </w:numPr>
      </w:pPr>
      <w:r>
        <w:t>Livres</w:t>
      </w:r>
    </w:p>
    <w:p w14:paraId="0DF12316" w14:textId="77777777" w:rsidR="00E879D8" w:rsidRDefault="00000000">
      <w:pPr>
        <w:numPr>
          <w:ilvl w:val="1"/>
          <w:numId w:val="5"/>
        </w:numPr>
      </w:pPr>
      <w:proofErr w:type="spellStart"/>
      <w:r>
        <w:t>JavaFX</w:t>
      </w:r>
      <w:proofErr w:type="spellEnd"/>
      <w:r>
        <w:t xml:space="preserve"> for </w:t>
      </w:r>
      <w:proofErr w:type="spellStart"/>
      <w:r>
        <w:t>Dummies</w:t>
      </w:r>
      <w:proofErr w:type="spellEnd"/>
      <w:r>
        <w:t xml:space="preserve"> </w:t>
      </w:r>
    </w:p>
    <w:p w14:paraId="76DBB15F" w14:textId="77777777" w:rsidR="00E879D8" w:rsidRPr="00EE174F" w:rsidRDefault="00000000">
      <w:pPr>
        <w:numPr>
          <w:ilvl w:val="1"/>
          <w:numId w:val="5"/>
        </w:numPr>
        <w:rPr>
          <w:lang w:val="en-US"/>
        </w:rPr>
      </w:pPr>
      <w:r w:rsidRPr="00EE174F">
        <w:rPr>
          <w:lang w:val="en-US"/>
        </w:rPr>
        <w:t xml:space="preserve">Pro JavaFX </w:t>
      </w:r>
      <w:proofErr w:type="gramStart"/>
      <w:r w:rsidRPr="00EE174F">
        <w:rPr>
          <w:lang w:val="en-US"/>
        </w:rPr>
        <w:t>8 :</w:t>
      </w:r>
      <w:proofErr w:type="gramEnd"/>
      <w:r w:rsidRPr="00EE174F">
        <w:rPr>
          <w:lang w:val="en-US"/>
        </w:rPr>
        <w:t xml:space="preserve"> A </w:t>
      </w:r>
      <w:proofErr w:type="spellStart"/>
      <w:r w:rsidRPr="00EE174F">
        <w:rPr>
          <w:lang w:val="en-US"/>
        </w:rPr>
        <w:t>DefinitiveGuide</w:t>
      </w:r>
      <w:proofErr w:type="spellEnd"/>
      <w:r w:rsidRPr="00EE174F">
        <w:rPr>
          <w:lang w:val="en-US"/>
        </w:rPr>
        <w:t xml:space="preserve"> to Building Desktop, Mobile, and Embedded Java Clients (</w:t>
      </w:r>
      <w:proofErr w:type="spellStart"/>
      <w:r w:rsidRPr="00EE174F">
        <w:rPr>
          <w:lang w:val="en-US"/>
        </w:rPr>
        <w:t>Apress</w:t>
      </w:r>
      <w:proofErr w:type="spellEnd"/>
      <w:r w:rsidRPr="00EE174F">
        <w:rPr>
          <w:lang w:val="en-US"/>
        </w:rPr>
        <w:t>)</w:t>
      </w:r>
    </w:p>
    <w:p w14:paraId="6530740F" w14:textId="77777777" w:rsidR="00E879D8" w:rsidRPr="00EE174F" w:rsidRDefault="00000000">
      <w:pPr>
        <w:numPr>
          <w:ilvl w:val="1"/>
          <w:numId w:val="5"/>
        </w:numPr>
        <w:rPr>
          <w:lang w:val="en-US"/>
        </w:rPr>
      </w:pPr>
      <w:r w:rsidRPr="00EE174F">
        <w:rPr>
          <w:lang w:val="en-US"/>
        </w:rPr>
        <w:t>Introducing JavaFX 8 Programming (Oracle Press)</w:t>
      </w:r>
    </w:p>
    <w:p w14:paraId="0EE148AE" w14:textId="77777777" w:rsidR="00E879D8" w:rsidRPr="00EE174F" w:rsidRDefault="00000000">
      <w:pPr>
        <w:numPr>
          <w:ilvl w:val="1"/>
          <w:numId w:val="5"/>
        </w:numPr>
        <w:rPr>
          <w:lang w:val="en-US"/>
        </w:rPr>
      </w:pPr>
      <w:r w:rsidRPr="00EE174F">
        <w:rPr>
          <w:lang w:val="en-US"/>
        </w:rPr>
        <w:t>Learn JavaFX 8: Building User Experience and Interfaces with Java 8 (</w:t>
      </w:r>
      <w:proofErr w:type="spellStart"/>
      <w:r w:rsidRPr="00EE174F">
        <w:rPr>
          <w:lang w:val="en-US"/>
        </w:rPr>
        <w:t>Apress</w:t>
      </w:r>
      <w:proofErr w:type="spellEnd"/>
      <w:r w:rsidRPr="00EE174F">
        <w:rPr>
          <w:lang w:val="en-US"/>
        </w:rPr>
        <w:t>)</w:t>
      </w:r>
    </w:p>
    <w:p w14:paraId="73ADFDE5" w14:textId="77777777" w:rsidR="00E879D8" w:rsidRPr="00EE174F" w:rsidRDefault="00000000">
      <w:pPr>
        <w:numPr>
          <w:ilvl w:val="1"/>
          <w:numId w:val="5"/>
        </w:numPr>
        <w:rPr>
          <w:lang w:val="en-US"/>
        </w:rPr>
      </w:pPr>
      <w:r w:rsidRPr="00EE174F">
        <w:rPr>
          <w:lang w:val="en-US"/>
        </w:rPr>
        <w:t>JavaFX 8: Introduction by Example (</w:t>
      </w:r>
      <w:proofErr w:type="spellStart"/>
      <w:r w:rsidRPr="00EE174F">
        <w:rPr>
          <w:lang w:val="en-US"/>
        </w:rPr>
        <w:t>Apress</w:t>
      </w:r>
      <w:proofErr w:type="spellEnd"/>
      <w:r w:rsidRPr="00EE174F">
        <w:rPr>
          <w:lang w:val="en-US"/>
        </w:rPr>
        <w:t>)</w:t>
      </w:r>
    </w:p>
    <w:p w14:paraId="74F22D5A" w14:textId="77777777" w:rsidR="00E879D8" w:rsidRPr="00EE174F" w:rsidRDefault="00E879D8">
      <w:pPr>
        <w:rPr>
          <w:lang w:val="en-US"/>
        </w:rPr>
      </w:pPr>
    </w:p>
    <w:p w14:paraId="09C2DCF2" w14:textId="77777777" w:rsidR="00E879D8" w:rsidRPr="00EE174F" w:rsidRDefault="00E879D8">
      <w:pPr>
        <w:rPr>
          <w:lang w:val="en-US"/>
        </w:rPr>
      </w:pPr>
    </w:p>
    <w:p w14:paraId="13A2DE26" w14:textId="77777777" w:rsidR="00E879D8" w:rsidRPr="00EE174F" w:rsidRDefault="00E879D8">
      <w:pPr>
        <w:rPr>
          <w:lang w:val="en-US"/>
        </w:rPr>
      </w:pPr>
    </w:p>
    <w:p w14:paraId="6A310E0D" w14:textId="77777777" w:rsidR="00E879D8" w:rsidRPr="00EE174F" w:rsidRDefault="00E879D8">
      <w:pPr>
        <w:rPr>
          <w:lang w:val="en-US"/>
        </w:rPr>
      </w:pPr>
    </w:p>
    <w:p w14:paraId="76F4F60A" w14:textId="77777777" w:rsidR="00E879D8" w:rsidRPr="00EE174F" w:rsidRDefault="00E879D8">
      <w:pPr>
        <w:rPr>
          <w:lang w:val="en-US"/>
        </w:rPr>
      </w:pPr>
    </w:p>
    <w:p w14:paraId="2E8FDE5C" w14:textId="77777777" w:rsidR="00E879D8" w:rsidRPr="00EE174F" w:rsidRDefault="00E879D8">
      <w:pPr>
        <w:rPr>
          <w:lang w:val="en-US"/>
        </w:rPr>
      </w:pPr>
    </w:p>
    <w:p w14:paraId="60524BA8" w14:textId="77777777" w:rsidR="00E879D8" w:rsidRPr="00EE174F" w:rsidRDefault="00E879D8">
      <w:pPr>
        <w:rPr>
          <w:lang w:val="en-US"/>
        </w:rPr>
      </w:pPr>
    </w:p>
    <w:p w14:paraId="502D5CDF" w14:textId="77777777" w:rsidR="00E879D8" w:rsidRPr="00EE174F" w:rsidRDefault="00E879D8">
      <w:pPr>
        <w:rPr>
          <w:lang w:val="en-US"/>
        </w:rPr>
      </w:pPr>
    </w:p>
    <w:p w14:paraId="7750C5FA" w14:textId="77777777" w:rsidR="00E879D8" w:rsidRPr="00EE174F" w:rsidRDefault="00E879D8">
      <w:pPr>
        <w:rPr>
          <w:lang w:val="en-US"/>
        </w:rPr>
      </w:pPr>
    </w:p>
    <w:p w14:paraId="70C80865" w14:textId="77777777" w:rsidR="00E879D8" w:rsidRDefault="00000000">
      <w:pPr>
        <w:pStyle w:val="Titre1"/>
        <w:rPr>
          <w:b/>
        </w:rPr>
      </w:pPr>
      <w:bookmarkStart w:id="1084" w:name="_j755qm6bj418" w:colFirst="0" w:colLast="0"/>
      <w:bookmarkEnd w:id="1084"/>
      <w:r>
        <w:rPr>
          <w:b/>
        </w:rPr>
        <w:lastRenderedPageBreak/>
        <w:t>TD 4</w:t>
      </w:r>
    </w:p>
    <w:p w14:paraId="44F6FF34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package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gramStart"/>
      <w:r>
        <w:rPr>
          <w:rFonts w:ascii="Source Code Pro Semibold" w:eastAsia="Source Code Pro Semibold" w:hAnsi="Source Code Pro Semibold" w:cs="Source Code Pro Semibold"/>
        </w:rPr>
        <w:t>unilim.info.ihm.td4;</w:t>
      </w:r>
      <w:proofErr w:type="gramEnd"/>
    </w:p>
    <w:p w14:paraId="52A9591D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45CC849A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javafx.animation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AnimationTimer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5207E455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application.Application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13CF694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Group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170748FA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Scene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0D87536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control.Label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1B981D58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layout.HBox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35AA7AE8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paint.Color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6839EA20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shape.Rectangle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10D7B148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text.Font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3DB8E0F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text.FontWeight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789B13FB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javafx.stage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Stage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705A837C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5B731D4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public class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AnimateRectangleTimerApp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extends Application {</w:t>
      </w:r>
    </w:p>
    <w:p w14:paraId="6A367ED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Integer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nbFrame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0;</w:t>
      </w:r>
      <w:proofErr w:type="gramEnd"/>
    </w:p>
    <w:p w14:paraId="47ADB0DD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Label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lblNbFrame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;</w:t>
      </w:r>
      <w:proofErr w:type="gramEnd"/>
    </w:p>
    <w:p w14:paraId="6D66DA2F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1DCD3D5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@Override</w:t>
      </w:r>
      <w:proofErr w:type="gramEnd"/>
    </w:p>
    <w:p w14:paraId="65B77E5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public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start(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Stage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primaryStage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throws Exception {</w:t>
      </w:r>
    </w:p>
    <w:p w14:paraId="4B767E8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r>
        <w:rPr>
          <w:rFonts w:ascii="Source Code Pro Semibold" w:eastAsia="Source Code Pro Semibold" w:hAnsi="Source Code Pro Semibold" w:cs="Source Code Pro Semibold"/>
        </w:rPr>
        <w:t>// Instanciation d'un rectangle.</w:t>
      </w:r>
    </w:p>
    <w:p w14:paraId="1BE03631" w14:textId="77777777" w:rsidR="00E879D8" w:rsidRPr="00A10AF7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Rectangle </w:t>
      </w:r>
      <w:proofErr w:type="spell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rect</w:t>
      </w:r>
      <w:proofErr w:type="spell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Rectangle(</w:t>
      </w:r>
      <w:proofErr w:type="gram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>50, 50, 150, 100</w:t>
      </w:r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038BBE09" w14:textId="77777777" w:rsidR="00E879D8" w:rsidRPr="00A10AF7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rect.setFill</w:t>
      </w:r>
      <w:proofErr w:type="spellEnd"/>
      <w:proofErr w:type="gram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Color.BLUE</w:t>
      </w:r>
      <w:proofErr w:type="spellEnd"/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230616A5" w14:textId="77777777" w:rsidR="00E879D8" w:rsidRPr="00A10AF7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3B9F745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r>
        <w:rPr>
          <w:rFonts w:ascii="Source Code Pro Semibold" w:eastAsia="Source Code Pro Semibold" w:hAnsi="Source Code Pro Semibold" w:cs="Source Code Pro Semibold"/>
        </w:rPr>
        <w:t>// Instanciation d'un label.</w:t>
      </w:r>
    </w:p>
    <w:p w14:paraId="6F3ECA27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HBox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labelNbFrame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=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creerLabelNbFrame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();</w:t>
      </w:r>
      <w:proofErr w:type="gramEnd"/>
    </w:p>
    <w:p w14:paraId="56DE1BE0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fi</w:t>
      </w:r>
      <w:proofErr w:type="gramEnd"/>
    </w:p>
    <w:p w14:paraId="21E034D2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Création de l'animation.</w:t>
      </w:r>
    </w:p>
    <w:p w14:paraId="31572AF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AnimationTimer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animerRectangle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781814ED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anim.start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4EE7C813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2CF3640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//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Nœud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racine</w:t>
      </w:r>
      <w:proofErr w:type="spellEnd"/>
    </w:p>
    <w:p w14:paraId="10516CA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Group root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Group();</w:t>
      </w:r>
      <w:proofErr w:type="gramEnd"/>
    </w:p>
    <w:p w14:paraId="1EC25C80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root.getChildren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addAll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labelNbFrame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21634A75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792C2791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r>
        <w:rPr>
          <w:rFonts w:ascii="Source Code Pro Semibold" w:eastAsia="Source Code Pro Semibold" w:hAnsi="Source Code Pro Semibold" w:cs="Source Code Pro Semibold"/>
        </w:rPr>
        <w:t>// Création de la scène.</w:t>
      </w:r>
    </w:p>
    <w:p w14:paraId="2DF6E74E" w14:textId="77777777" w:rsidR="00E879D8" w:rsidRPr="00A10AF7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Scene </w:t>
      </w:r>
      <w:proofErr w:type="spell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scene</w:t>
      </w:r>
      <w:proofErr w:type="spell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Scene(</w:t>
      </w:r>
      <w:proofErr w:type="gram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>root, 600, 200</w:t>
      </w:r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7414581A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scene.setFill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Color.LIGHTGREEN</w:t>
      </w:r>
      <w:proofErr w:type="spellEnd"/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4B84C333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3F4148C7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Affecter la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scene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à la fenêtre.</w:t>
      </w:r>
    </w:p>
    <w:p w14:paraId="4691DE8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primaryStage.setScene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scene</w:t>
      </w:r>
      <w:proofErr w:type="spellEnd"/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65137C0C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378AB45F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Titre de la fenêtre.</w:t>
      </w:r>
    </w:p>
    <w:p w14:paraId="5F367C72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primaryStage.setTitle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("Animation d'un Rectangle avec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AnimationTimer</w:t>
      </w:r>
      <w:proofErr w:type="spellEnd"/>
      <w:r>
        <w:rPr>
          <w:rFonts w:ascii="Source Code Pro Semibold" w:eastAsia="Source Code Pro Semibold" w:hAnsi="Source Code Pro Semibold" w:cs="Source Code Pro Semibold"/>
        </w:rPr>
        <w:t>"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48511CBF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6AC8A47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Empecher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de modifier la taille.</w:t>
      </w:r>
    </w:p>
    <w:p w14:paraId="2E5AB50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primaryStage.setResizable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(false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68DFF681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7300A3B4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Afficher la fenêtre.</w:t>
      </w:r>
    </w:p>
    <w:p w14:paraId="7A951F5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primaryStage.show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45E0E6B6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5FFFA94F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6E0F29B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HBox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creerLabelNbFrame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</w:p>
    <w:p w14:paraId="56BF5E04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Label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lblTitreFrame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Label(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"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NbFrames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: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"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06869CE4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lblNbFrame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Label(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"0"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753D9DB5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57D8228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lblTitreFrame.setFont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Font.font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null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,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FontWeight.BOLD</w:t>
      </w:r>
      <w:proofErr w:type="spellEnd"/>
      <w:r>
        <w:rPr>
          <w:rFonts w:ascii="Source Code Pro Semibold" w:eastAsia="Source Code Pro Semibold" w:hAnsi="Source Code Pro Semibold" w:cs="Source Code Pro Semibold"/>
        </w:rPr>
        <w:t>, 20)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19B0DBE0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lblNbFrame.setFont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Font.font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null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,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FontWeight.BOLD</w:t>
      </w:r>
      <w:proofErr w:type="spellEnd"/>
      <w:r>
        <w:rPr>
          <w:rFonts w:ascii="Source Code Pro Semibold" w:eastAsia="Source Code Pro Semibold" w:hAnsi="Source Code Pro Semibold" w:cs="Source Code Pro Semibold"/>
        </w:rPr>
        <w:t>, 20)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30EFE383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7DF7E8D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HBox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ligne = new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HBox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5,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lblTitreFrame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,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lblNbFrame</w:t>
      </w:r>
      <w:proofErr w:type="spellEnd"/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2AAC4830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return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ligne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;</w:t>
      </w:r>
      <w:proofErr w:type="gramEnd"/>
    </w:p>
    <w:p w14:paraId="2E5A296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53F28D89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1B2CA10E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public static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main(String[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]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args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  <w:proofErr w:type="gramEnd"/>
    </w:p>
    <w:p w14:paraId="1A2B593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Application.launch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args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0C0AAFF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110D1217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3D7BA5C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AnimationTimer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animerRectangle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(Rectangle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  <w:proofErr w:type="gramEnd"/>
    </w:p>
    <w:p w14:paraId="4B94216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AnimationTimer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AnimationTimer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</w:p>
    <w:p w14:paraId="0CD16EC4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@Override</w:t>
      </w:r>
      <w:proofErr w:type="gramEnd"/>
    </w:p>
    <w:p w14:paraId="5993179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public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handle(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long now) {</w:t>
      </w:r>
    </w:p>
    <w:p w14:paraId="7AFCD32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nbFrame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+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+;</w:t>
      </w:r>
      <w:proofErr w:type="gramEnd"/>
    </w:p>
    <w:p w14:paraId="503D23B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lblNbFrame.setText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String.valueOf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nbFrame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5490AF5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if 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rect.opacityProperty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).get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 &gt;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0) {</w:t>
      </w:r>
      <w:proofErr w:type="gramEnd"/>
    </w:p>
    <w:p w14:paraId="4DA3D12F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rect.opacityProperty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).set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rect.opacityProperty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).get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 - 0.01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209CC87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} else {</w:t>
      </w:r>
    </w:p>
    <w:p w14:paraId="39C39FF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stop();</w:t>
      </w:r>
      <w:proofErr w:type="gramEnd"/>
    </w:p>
    <w:p w14:paraId="20DD016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}</w:t>
      </w:r>
    </w:p>
    <w:p w14:paraId="598AAB9F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37E6D43F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//if 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rect.xProperty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).get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 &lt; 400) {</w:t>
      </w:r>
    </w:p>
    <w:p w14:paraId="2D69346D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//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rect.xProperty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).set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rect.xProperty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).get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 + 1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380D14A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lastRenderedPageBreak/>
        <w:t xml:space="preserve">            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//}</w:t>
      </w:r>
      <w:proofErr w:type="gramEnd"/>
    </w:p>
    <w:p w14:paraId="68DD7F4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}</w:t>
      </w:r>
    </w:p>
    <w:p w14:paraId="14691E1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};</w:t>
      </w:r>
    </w:p>
    <w:p w14:paraId="1FB32009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35E0B30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return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;</w:t>
      </w:r>
      <w:proofErr w:type="gramEnd"/>
    </w:p>
    <w:p w14:paraId="0841623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4F60F0A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>}</w:t>
      </w:r>
    </w:p>
    <w:p w14:paraId="54FD245D" w14:textId="77777777" w:rsidR="00E879D8" w:rsidRPr="00EE174F" w:rsidRDefault="00E879D8">
      <w:pPr>
        <w:rPr>
          <w:lang w:val="en-US"/>
        </w:rPr>
      </w:pPr>
    </w:p>
    <w:p w14:paraId="0E68DAA1" w14:textId="77777777" w:rsidR="00E879D8" w:rsidRPr="00EE174F" w:rsidRDefault="00E879D8">
      <w:pPr>
        <w:rPr>
          <w:lang w:val="en-US"/>
        </w:rPr>
      </w:pPr>
    </w:p>
    <w:p w14:paraId="679819F8" w14:textId="77777777" w:rsidR="00E879D8" w:rsidRPr="00EE174F" w:rsidRDefault="00E879D8">
      <w:pPr>
        <w:rPr>
          <w:lang w:val="en-US"/>
        </w:rPr>
      </w:pPr>
    </w:p>
    <w:p w14:paraId="512923DF" w14:textId="77777777" w:rsidR="00E879D8" w:rsidRPr="00EE174F" w:rsidRDefault="00E879D8">
      <w:pPr>
        <w:rPr>
          <w:lang w:val="en-US"/>
        </w:rPr>
      </w:pPr>
    </w:p>
    <w:p w14:paraId="3252079E" w14:textId="77777777" w:rsidR="00E879D8" w:rsidRPr="00EE174F" w:rsidRDefault="00000000">
      <w:pPr>
        <w:pStyle w:val="Titre2"/>
        <w:rPr>
          <w:lang w:val="en-US"/>
        </w:rPr>
      </w:pPr>
      <w:bookmarkStart w:id="1085" w:name="_g1h60oqk4q5" w:colFirst="0" w:colLast="0"/>
      <w:bookmarkEnd w:id="1085"/>
      <w:r w:rsidRPr="00EE174F">
        <w:rPr>
          <w:lang w:val="en-US"/>
        </w:rPr>
        <w:t>Animations</w:t>
      </w:r>
    </w:p>
    <w:p w14:paraId="0FFAF791" w14:textId="77777777" w:rsidR="00E879D8" w:rsidRPr="00EE174F" w:rsidRDefault="00E879D8">
      <w:pPr>
        <w:rPr>
          <w:lang w:val="en-US"/>
        </w:rPr>
      </w:pPr>
    </w:p>
    <w:p w14:paraId="29F82DE0" w14:textId="77777777" w:rsidR="00E879D8" w:rsidRPr="00A10AF7" w:rsidRDefault="00000000">
      <w:pPr>
        <w:rPr>
          <w:rFonts w:ascii="Source Code Pro Semibold" w:eastAsia="Source Code Pro Semibold" w:hAnsi="Source Code Pro Semibold" w:cs="Source Code Pro Semibold"/>
          <w:lang w:val="fr-FR"/>
        </w:rPr>
      </w:pPr>
      <w:proofErr w:type="gramStart"/>
      <w:r w:rsidRPr="00A10AF7">
        <w:rPr>
          <w:rFonts w:ascii="Source Code Pro Semibold" w:eastAsia="Source Code Pro Semibold" w:hAnsi="Source Code Pro Semibold" w:cs="Source Code Pro Semibold"/>
          <w:lang w:val="fr-FR"/>
        </w:rPr>
        <w:t>package</w:t>
      </w:r>
      <w:proofErr w:type="gramEnd"/>
      <w:r w:rsidRPr="00A10AF7">
        <w:rPr>
          <w:rFonts w:ascii="Source Code Pro Semibold" w:eastAsia="Source Code Pro Semibold" w:hAnsi="Source Code Pro Semibold" w:cs="Source Code Pro Semibold"/>
          <w:lang w:val="fr-FR"/>
        </w:rPr>
        <w:t xml:space="preserve"> </w:t>
      </w:r>
      <w:proofErr w:type="gramStart"/>
      <w:r w:rsidRPr="00A10AF7">
        <w:rPr>
          <w:rFonts w:ascii="Source Code Pro Semibold" w:eastAsia="Source Code Pro Semibold" w:hAnsi="Source Code Pro Semibold" w:cs="Source Code Pro Semibold"/>
          <w:lang w:val="fr-FR"/>
        </w:rPr>
        <w:t>unilim.info.ihm.td4;</w:t>
      </w:r>
      <w:proofErr w:type="gramEnd"/>
    </w:p>
    <w:p w14:paraId="3104A6B2" w14:textId="77777777" w:rsidR="00E879D8" w:rsidRPr="00A10AF7" w:rsidRDefault="00E879D8">
      <w:pPr>
        <w:rPr>
          <w:rFonts w:ascii="Source Code Pro Semibold" w:eastAsia="Source Code Pro Semibold" w:hAnsi="Source Code Pro Semibold" w:cs="Source Code Pro Semibold"/>
          <w:lang w:val="fr-FR"/>
        </w:rPr>
      </w:pPr>
    </w:p>
    <w:p w14:paraId="1A7BB69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javafx.animation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.*;</w:t>
      </w:r>
    </w:p>
    <w:p w14:paraId="17193E24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3E7198C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application.Application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26FF2938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javafx.event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ActionEvent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25DD06C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javafx.event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EventHandler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2B5A24C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Group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3C411B37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Scene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28BDE6A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control.Alert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1847183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paint.Color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7A78FDF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shape.Rectangle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0EB42D4D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javafx.stage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Stage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313A8F8E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import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javafx.util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.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Duration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;</w:t>
      </w:r>
      <w:proofErr w:type="gramEnd"/>
    </w:p>
    <w:p w14:paraId="2EA21759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1B66863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public class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AnimateRectangleTransition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extends Application {</w:t>
      </w:r>
    </w:p>
    <w:p w14:paraId="47383131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51C401A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@Override</w:t>
      </w:r>
      <w:proofErr w:type="gramEnd"/>
    </w:p>
    <w:p w14:paraId="677FA61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public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start(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Stage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primaryStage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throws Exception {</w:t>
      </w:r>
    </w:p>
    <w:p w14:paraId="27131B45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r>
        <w:rPr>
          <w:rFonts w:ascii="Source Code Pro Semibold" w:eastAsia="Source Code Pro Semibold" w:hAnsi="Source Code Pro Semibold" w:cs="Source Code Pro Semibold"/>
        </w:rPr>
        <w:t>// Instanciation d'un rectangle.</w:t>
      </w:r>
    </w:p>
    <w:p w14:paraId="2309DCEA" w14:textId="77777777" w:rsidR="00E879D8" w:rsidRPr="00A10AF7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Rectangle </w:t>
      </w:r>
      <w:proofErr w:type="spell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rect</w:t>
      </w:r>
      <w:proofErr w:type="spell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Rectangle(</w:t>
      </w:r>
      <w:proofErr w:type="gram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>50, 50, 150, 100</w:t>
      </w:r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4C6CD55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rect.setFill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Color.BLUE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06419718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1D4E2C71" w14:textId="77777777" w:rsidR="00E879D8" w:rsidRPr="00A10AF7" w:rsidRDefault="00000000">
      <w:pPr>
        <w:rPr>
          <w:rFonts w:ascii="Source Code Pro Semibold" w:eastAsia="Source Code Pro Semibold" w:hAnsi="Source Code Pro Semibold" w:cs="Source Code Pro Semibold"/>
          <w:lang w:val="fr-FR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r w:rsidRPr="00A10AF7">
        <w:rPr>
          <w:rFonts w:ascii="Source Code Pro Semibold" w:eastAsia="Source Code Pro Semibold" w:hAnsi="Source Code Pro Semibold" w:cs="Source Code Pro Semibold"/>
          <w:lang w:val="fr-FR"/>
        </w:rPr>
        <w:t xml:space="preserve">Transition transition1 = </w:t>
      </w:r>
      <w:proofErr w:type="spellStart"/>
      <w:r w:rsidRPr="00A10AF7">
        <w:rPr>
          <w:rFonts w:ascii="Source Code Pro Semibold" w:eastAsia="Source Code Pro Semibold" w:hAnsi="Source Code Pro Semibold" w:cs="Source Code Pro Semibold"/>
          <w:lang w:val="fr-FR"/>
        </w:rPr>
        <w:t>creerTranslateTransition</w:t>
      </w:r>
      <w:proofErr w:type="spellEnd"/>
      <w:r w:rsidRPr="00A10AF7">
        <w:rPr>
          <w:rFonts w:ascii="Source Code Pro Semibold" w:eastAsia="Source Code Pro Semibold" w:hAnsi="Source Code Pro Semibold" w:cs="Source Code Pro Semibold"/>
          <w:lang w:val="fr-FR"/>
        </w:rPr>
        <w:t>(</w:t>
      </w:r>
      <w:proofErr w:type="spellStart"/>
      <w:r w:rsidRPr="00A10AF7">
        <w:rPr>
          <w:rFonts w:ascii="Source Code Pro Semibold" w:eastAsia="Source Code Pro Semibold" w:hAnsi="Source Code Pro Semibold" w:cs="Source Code Pro Semibold"/>
          <w:lang w:val="fr-FR"/>
        </w:rPr>
        <w:t>rect</w:t>
      </w:r>
      <w:proofErr w:type="spellEnd"/>
      <w:proofErr w:type="gramStart"/>
      <w:r w:rsidRPr="00A10AF7">
        <w:rPr>
          <w:rFonts w:ascii="Source Code Pro Semibold" w:eastAsia="Source Code Pro Semibold" w:hAnsi="Source Code Pro Semibold" w:cs="Source Code Pro Semibold"/>
          <w:lang w:val="fr-FR"/>
        </w:rPr>
        <w:t>);</w:t>
      </w:r>
      <w:proofErr w:type="gramEnd"/>
    </w:p>
    <w:p w14:paraId="5B0BB1C8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A10AF7">
        <w:rPr>
          <w:rFonts w:ascii="Source Code Pro Semibold" w:eastAsia="Source Code Pro Semibold" w:hAnsi="Source Code Pro Semibold" w:cs="Source Code Pro Semibold"/>
          <w:lang w:val="fr-FR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FadeTransition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transition2 =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creerFadeTransition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rect</w:t>
      </w:r>
      <w:proofErr w:type="spellEnd"/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6AB0317A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//transition1.play(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// On peut lancer l'animation de la translation directement</w:t>
      </w:r>
    </w:p>
    <w:p w14:paraId="0466FDC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//transition2.play(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// On peut lancer l'animation de l'opacité directement</w:t>
      </w:r>
    </w:p>
    <w:p w14:paraId="7E225058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057141C0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SequentialTransition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SequentialTransition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transition1, transition2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64F406F0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ParallelTransition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pt = new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ParallelTransition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gramEnd"/>
      <w:r>
        <w:rPr>
          <w:rFonts w:ascii="Source Code Pro Semibold" w:eastAsia="Source Code Pro Semibold" w:hAnsi="Source Code Pro Semibold" w:cs="Source Code Pro Semibold"/>
        </w:rPr>
        <w:t>transition1, transition2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00BB1B21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250C70B8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EcouteurFinTransition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ecouteur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= new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EcouteurFinTransition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();</w:t>
      </w:r>
      <w:proofErr w:type="gramEnd"/>
    </w:p>
    <w:p w14:paraId="694D115E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pt.setOnFinished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ecouteur</w:t>
      </w:r>
      <w:proofErr w:type="spellEnd"/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4CA03646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394F0BF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st.play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// On peut lancer l'animation de la translation et de l'opacité en séquentiel (l'un après l'autre)</w:t>
      </w:r>
    </w:p>
    <w:p w14:paraId="288B228E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pt.play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// On peut lancer l'animation de la translation et de l'opacité en parallèle (en même temps)</w:t>
      </w:r>
    </w:p>
    <w:p w14:paraId="7CB965EB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6F87DB62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//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Nœud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racine</w:t>
      </w:r>
      <w:proofErr w:type="spellEnd"/>
    </w:p>
    <w:p w14:paraId="49F837E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Group root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Group();</w:t>
      </w:r>
      <w:proofErr w:type="gramEnd"/>
    </w:p>
    <w:p w14:paraId="5285C27B" w14:textId="77777777" w:rsidR="00E879D8" w:rsidRPr="00A10AF7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root.getChildren</w:t>
      </w:r>
      <w:proofErr w:type="spellEnd"/>
      <w:proofErr w:type="gram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).add</w:t>
      </w:r>
      <w:proofErr w:type="gram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rect</w:t>
      </w:r>
      <w:proofErr w:type="spellEnd"/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7082C48B" w14:textId="77777777" w:rsidR="00E879D8" w:rsidRPr="00A10AF7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63BAFCD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r>
        <w:rPr>
          <w:rFonts w:ascii="Source Code Pro Semibold" w:eastAsia="Source Code Pro Semibold" w:hAnsi="Source Code Pro Semibold" w:cs="Source Code Pro Semibold"/>
        </w:rPr>
        <w:t>// Création de la scène.</w:t>
      </w:r>
    </w:p>
    <w:p w14:paraId="17836136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Scene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scene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Scene(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root, 600, 200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26350D91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scene.setFill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Color.LIGHTGREEN</w:t>
      </w:r>
      <w:proofErr w:type="spellEnd"/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5C5628F3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706DD1B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Affecter la scène à la fenêtre.</w:t>
      </w:r>
    </w:p>
    <w:p w14:paraId="401402DF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primaryStage.setScene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scene</w:t>
      </w:r>
      <w:proofErr w:type="spellEnd"/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5ABEFC4D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6BE2074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Titre de la fenêtre.</w:t>
      </w:r>
    </w:p>
    <w:p w14:paraId="593D87C1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primaryStage.setTitle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("Animation d'un Rectangle avec Transition"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288DDF0A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65B259FF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Empecher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de modifier la taille.</w:t>
      </w:r>
    </w:p>
    <w:p w14:paraId="063383E7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primaryStage.setResizable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(false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0157D67D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21CC3B4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Afficher la fenêtre.</w:t>
      </w:r>
    </w:p>
    <w:p w14:paraId="330AB94F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primaryStage.show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3D73D89D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2049D71E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4BCE4E0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Transition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creerTranslateTransition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(Rectangle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</w:p>
    <w:p w14:paraId="44950C62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TranslateTransition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tt = new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TranslateTransition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proofErr w:type="gramEnd"/>
      <w:r>
        <w:rPr>
          <w:rFonts w:ascii="Source Code Pro Semibold" w:eastAsia="Source Code Pro Semibold" w:hAnsi="Source Code Pro Semibold" w:cs="Source Code Pro Semibold"/>
        </w:rPr>
        <w:t>Duration.seconds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(4),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rect</w:t>
      </w:r>
      <w:proofErr w:type="spellEnd"/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2508E644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6176904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On peut modifier le type de l'animation</w:t>
      </w:r>
    </w:p>
    <w:p w14:paraId="1C8AAC6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>//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tt.setInterpolator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Interpolator.LINEAR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0F04710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lastRenderedPageBreak/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tt.setByX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(400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3871580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r>
        <w:rPr>
          <w:rFonts w:ascii="Source Code Pro Semibold" w:eastAsia="Source Code Pro Semibold" w:hAnsi="Source Code Pro Semibold" w:cs="Source Code Pro Semibold"/>
        </w:rPr>
        <w:t>// On peut mettre des cycles :</w:t>
      </w:r>
    </w:p>
    <w:p w14:paraId="6F4A3A9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tt.setCycleCount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(3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0DB681F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On peut mettre </w:t>
      </w:r>
      <w:proofErr w:type="gramStart"/>
      <w:r>
        <w:rPr>
          <w:rFonts w:ascii="Source Code Pro Semibold" w:eastAsia="Source Code Pro Semibold" w:hAnsi="Source Code Pro Semibold" w:cs="Source Code Pro Semibold"/>
        </w:rPr>
        <w:t>un auto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reverse :</w:t>
      </w:r>
    </w:p>
    <w:p w14:paraId="2DA54CD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//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tt.setAutoReverse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(true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39814844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2FBE3E1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return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;</w:t>
      </w:r>
      <w:proofErr w:type="gramEnd"/>
    </w:p>
    <w:p w14:paraId="30607C4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008B8E2D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04DA0F8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FadeTransition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creerFadeTransition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(Rectangle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  <w:proofErr w:type="gramEnd"/>
    </w:p>
    <w:p w14:paraId="3C930E0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FadeTransition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ft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FadeTransition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Duration.seconds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(4),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708D1EC6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70E28DC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ft.setFromValue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(1.0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3E663B9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ft.setToValue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(0.0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730945DA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45C9C444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return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ft;</w:t>
      </w:r>
      <w:proofErr w:type="gramEnd"/>
    </w:p>
    <w:p w14:paraId="687B392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5A4C357A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38AC7EE2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class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EcouteurFinTransition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implements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EventHandler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&lt;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ActionEvent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&gt; {</w:t>
      </w:r>
    </w:p>
    <w:p w14:paraId="4C8C7DB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@Override</w:t>
      </w:r>
      <w:proofErr w:type="gramEnd"/>
    </w:p>
    <w:p w14:paraId="44BFB89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public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handle(</w:t>
      </w:r>
      <w:proofErr w:type="spellStart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ActionEvent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event) {</w:t>
      </w:r>
      <w:proofErr w:type="gramEnd"/>
    </w:p>
    <w:p w14:paraId="0A1A1E6E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</w:t>
      </w:r>
      <w:r>
        <w:rPr>
          <w:rFonts w:ascii="Source Code Pro Semibold" w:eastAsia="Source Code Pro Semibold" w:hAnsi="Source Code Pro Semibold" w:cs="Source Code Pro Semibold"/>
        </w:rPr>
        <w:t>// Boite de dialogue de fin d'animation</w:t>
      </w:r>
    </w:p>
    <w:p w14:paraId="270E08B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Alert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dialog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= new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Alert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Alert.AlertType.INFORMATION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60709158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dialog.setTitle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("Fin d'animation"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5984C06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dialog.setHeaderText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null</w:t>
      </w:r>
      <w:proofErr w:type="spellEnd"/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54D5E451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dialog.setContentText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("L'animation est terminée"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2CA4DA68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dialog.show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4B5B9F9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}</w:t>
      </w:r>
    </w:p>
    <w:p w14:paraId="150685EE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364CAAAB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363C263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public static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main(String[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]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args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  <w:proofErr w:type="gramEnd"/>
    </w:p>
    <w:p w14:paraId="3C93838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Application.launch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args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022A4AB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2B81BC9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>}</w:t>
      </w:r>
    </w:p>
    <w:p w14:paraId="2B2D4387" w14:textId="77777777" w:rsidR="00E879D8" w:rsidRPr="00EE174F" w:rsidRDefault="00E879D8">
      <w:pPr>
        <w:rPr>
          <w:lang w:val="en-US"/>
        </w:rPr>
      </w:pPr>
    </w:p>
    <w:p w14:paraId="02846BE3" w14:textId="77777777" w:rsidR="00E879D8" w:rsidRPr="00EE174F" w:rsidRDefault="00000000">
      <w:pPr>
        <w:pStyle w:val="Titre2"/>
        <w:rPr>
          <w:lang w:val="en-US"/>
        </w:rPr>
      </w:pPr>
      <w:bookmarkStart w:id="1086" w:name="_bhtcvno3y9pj" w:colFirst="0" w:colLast="0"/>
      <w:bookmarkEnd w:id="1086"/>
      <w:proofErr w:type="spellStart"/>
      <w:r w:rsidRPr="00EE174F">
        <w:rPr>
          <w:lang w:val="en-US"/>
        </w:rPr>
        <w:t>MovePixelController</w:t>
      </w:r>
      <w:proofErr w:type="spellEnd"/>
    </w:p>
    <w:p w14:paraId="2D2B8EC6" w14:textId="77777777" w:rsidR="00E879D8" w:rsidRPr="00EE174F" w:rsidRDefault="00E879D8">
      <w:pPr>
        <w:rPr>
          <w:lang w:val="en-US"/>
        </w:rPr>
      </w:pPr>
    </w:p>
    <w:p w14:paraId="7B111B51" w14:textId="77777777" w:rsidR="00E879D8" w:rsidRPr="00A10AF7" w:rsidRDefault="00000000">
      <w:pPr>
        <w:rPr>
          <w:rFonts w:ascii="Source Code Pro Semibold" w:eastAsia="Source Code Pro Semibold" w:hAnsi="Source Code Pro Semibold" w:cs="Source Code Pro Semibold"/>
          <w:lang w:val="fr-FR"/>
        </w:rPr>
      </w:pPr>
      <w:proofErr w:type="gramStart"/>
      <w:r w:rsidRPr="00A10AF7">
        <w:rPr>
          <w:rFonts w:ascii="Source Code Pro Semibold" w:eastAsia="Source Code Pro Semibold" w:hAnsi="Source Code Pro Semibold" w:cs="Source Code Pro Semibold"/>
          <w:lang w:val="fr-FR"/>
        </w:rPr>
        <w:t>package</w:t>
      </w:r>
      <w:proofErr w:type="gramEnd"/>
      <w:r w:rsidRPr="00A10AF7">
        <w:rPr>
          <w:rFonts w:ascii="Source Code Pro Semibold" w:eastAsia="Source Code Pro Semibold" w:hAnsi="Source Code Pro Semibold" w:cs="Source Code Pro Semibold"/>
          <w:lang w:val="fr-FR"/>
        </w:rPr>
        <w:t xml:space="preserve"> </w:t>
      </w:r>
      <w:proofErr w:type="gramStart"/>
      <w:r w:rsidRPr="00A10AF7">
        <w:rPr>
          <w:rFonts w:ascii="Source Code Pro Semibold" w:eastAsia="Source Code Pro Semibold" w:hAnsi="Source Code Pro Semibold" w:cs="Source Code Pro Semibold"/>
          <w:lang w:val="fr-FR"/>
        </w:rPr>
        <w:t>unilim.info.ihm.td4;</w:t>
      </w:r>
      <w:proofErr w:type="gramEnd"/>
    </w:p>
    <w:p w14:paraId="5A51FE04" w14:textId="77777777" w:rsidR="00E879D8" w:rsidRPr="00A10AF7" w:rsidRDefault="00E879D8">
      <w:pPr>
        <w:rPr>
          <w:rFonts w:ascii="Source Code Pro Semibold" w:eastAsia="Source Code Pro Semibold" w:hAnsi="Source Code Pro Semibold" w:cs="Source Code Pro Semibold"/>
          <w:lang w:val="fr-FR"/>
        </w:rPr>
      </w:pPr>
    </w:p>
    <w:p w14:paraId="168AC895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lastRenderedPageBreak/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javafx.animation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.*;</w:t>
      </w:r>
    </w:p>
    <w:p w14:paraId="653DA98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javafx.beans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value.WritableValue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099DC97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javafx.event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EventHandler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05465B6F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image.ImageView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772E613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input.KeyCode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4953E45A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input.KeyEvent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326C303B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shape.Arc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7B83119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shape.ArcTo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6E478721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shape.MoveTo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4917E7C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shape.Path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3522F78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javafx.util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Duration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197F187D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3BDB457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public class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MovePixelController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implements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EventHandler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&lt;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KeyEvent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&gt; {</w:t>
      </w:r>
    </w:p>
    <w:p w14:paraId="66046F5F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ImageView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pixel;</w:t>
      </w:r>
      <w:proofErr w:type="gramEnd"/>
    </w:p>
    <w:p w14:paraId="53316F7E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public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MovePixelController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ImageView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pixel) {</w:t>
      </w:r>
    </w:p>
    <w:p w14:paraId="2A8F28C4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this.pixel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pixel;</w:t>
      </w:r>
      <w:proofErr w:type="gramEnd"/>
    </w:p>
    <w:p w14:paraId="511BA192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2C124AFD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54D3836E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@Override</w:t>
      </w:r>
      <w:proofErr w:type="gramEnd"/>
    </w:p>
    <w:p w14:paraId="516603A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public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handle(</w:t>
      </w:r>
      <w:proofErr w:type="spellStart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KeyEvent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event) {</w:t>
      </w:r>
      <w:proofErr w:type="gramEnd"/>
    </w:p>
    <w:p w14:paraId="51A6FEB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Timeline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null;</w:t>
      </w:r>
      <w:proofErr w:type="gramEnd"/>
    </w:p>
    <w:p w14:paraId="0E85FB7D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450D917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if 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event.getCode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 ==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KeyCode.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LEFT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  <w:proofErr w:type="gramEnd"/>
    </w:p>
    <w:p w14:paraId="3491B49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timeline 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deplacerPersonnage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pixel.translateXProperty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(),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pixel.translateXProperty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getValue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 - 10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54CA714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}</w:t>
      </w:r>
    </w:p>
    <w:p w14:paraId="7567A75F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else if 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event.getCode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 ==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KeyCode.RIGHT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</w:p>
    <w:p w14:paraId="248CE2C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timeline 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deplacerPersonnage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pixel.translateXProperty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(),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pixel.translateXProperty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getValue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 + 10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4BE471C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}</w:t>
      </w:r>
    </w:p>
    <w:p w14:paraId="15ED29A6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else if 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event.getCode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 ==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KeyCode.UP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</w:p>
    <w:p w14:paraId="466376AF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timeline 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deplacerPersonnage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pixel.translateYProperty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(),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pixel.translateYProperty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getValue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 - 10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70CCE5F2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}</w:t>
      </w:r>
    </w:p>
    <w:p w14:paraId="7F9E74F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else if 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event.getCode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 ==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KeyCode.DOWN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</w:p>
    <w:p w14:paraId="7CFA11E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timeline 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deplacerPersonnage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pixel.translateYProperty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(),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pixel.translateYProperty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getValue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 + 10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208DB398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}</w:t>
      </w:r>
    </w:p>
    <w:p w14:paraId="772F9E9D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else if 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event.getCode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 ==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KeyCode.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SPACE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  <w:proofErr w:type="gramEnd"/>
    </w:p>
    <w:p w14:paraId="78E4E96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lastRenderedPageBreak/>
        <w:t xml:space="preserve">    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sautEnArcDeCercle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();</w:t>
      </w:r>
      <w:proofErr w:type="gramEnd"/>
    </w:p>
    <w:p w14:paraId="00DB756F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}</w:t>
      </w:r>
    </w:p>
    <w:p w14:paraId="7E34C26A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49136B52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if 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 !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= null)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timeline.play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0909161D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</w:t>
      </w:r>
      <w:r>
        <w:rPr>
          <w:rFonts w:ascii="Source Code Pro Semibold" w:eastAsia="Source Code Pro Semibold" w:hAnsi="Source Code Pro Semibold" w:cs="Source Code Pro Semibold"/>
        </w:rPr>
        <w:t>}</w:t>
      </w:r>
    </w:p>
    <w:p w14:paraId="3CA20A89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2F7B05D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private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void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sautEnArcDeCercle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gramEnd"/>
      <w:r>
        <w:rPr>
          <w:rFonts w:ascii="Source Code Pro Semibold" w:eastAsia="Source Code Pro Semibold" w:hAnsi="Source Code Pro Semibold" w:cs="Source Code Pro Semibold"/>
        </w:rPr>
        <w:t>) {</w:t>
      </w:r>
    </w:p>
    <w:p w14:paraId="1D9C8577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Création du chemin</w:t>
      </w:r>
    </w:p>
    <w:p w14:paraId="18B8F71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Path chemin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Path();</w:t>
      </w:r>
      <w:proofErr w:type="gramEnd"/>
    </w:p>
    <w:p w14:paraId="0AEB93B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MoveTo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elem1 = new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MoveTo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pixel.translateXProperty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).get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(),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pixel.translateYProperty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).get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0A8F422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ArcTo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elem2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ArcTo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10, 10, 0,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pixel.translateXProperty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).get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 + 70 + 40,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pixel.translateYProperty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).get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 + 40, true, false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34E8B39F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5E3FA71D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chemin.getElements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addAll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(elem1, elem2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4AFAE0E5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1592977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PathTransition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pathT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PathTransition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Duration.millis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(500), chemin, pixel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33C9AE1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pathT.play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5B29480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59BC346A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2433AF7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Timeline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deplacerPersonnage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WritableValue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&lt;Number&gt; prop, Number target) {</w:t>
      </w:r>
    </w:p>
    <w:p w14:paraId="6DDFEDE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KeyValue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kv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KeyValue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prop, target,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Interpolator.LINEAR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42B5B5A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kf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Duration.millis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(250),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kv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50072E5F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3E8AD6C4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Timeline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Timeline();</w:t>
      </w:r>
      <w:proofErr w:type="gramEnd"/>
    </w:p>
    <w:p w14:paraId="6F5DF86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timeline.getKeyFrames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).add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kf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030EF058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6F27158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return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timeline;</w:t>
      </w:r>
      <w:proofErr w:type="gramEnd"/>
    </w:p>
    <w:p w14:paraId="49724A78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409FA766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>}</w:t>
      </w:r>
    </w:p>
    <w:p w14:paraId="47E5CAAC" w14:textId="77777777" w:rsidR="00E879D8" w:rsidRPr="00EE174F" w:rsidRDefault="00E879D8">
      <w:pPr>
        <w:rPr>
          <w:lang w:val="en-US"/>
        </w:rPr>
      </w:pPr>
    </w:p>
    <w:p w14:paraId="559D016C" w14:textId="77777777" w:rsidR="00E879D8" w:rsidRPr="00EE174F" w:rsidRDefault="00000000">
      <w:pPr>
        <w:pStyle w:val="Titre2"/>
        <w:rPr>
          <w:lang w:val="en-US"/>
        </w:rPr>
      </w:pPr>
      <w:bookmarkStart w:id="1087" w:name="_mt5eq1tjm3nm" w:colFirst="0" w:colLast="0"/>
      <w:bookmarkEnd w:id="1087"/>
      <w:proofErr w:type="spellStart"/>
      <w:r w:rsidRPr="00EE174F">
        <w:rPr>
          <w:lang w:val="en-US"/>
        </w:rPr>
        <w:t>AnimatePixelTimelineApp</w:t>
      </w:r>
      <w:proofErr w:type="spellEnd"/>
    </w:p>
    <w:p w14:paraId="034C7D6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package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unilim.info.ihm.td4;</w:t>
      </w:r>
      <w:proofErr w:type="gramEnd"/>
    </w:p>
    <w:p w14:paraId="2872B05B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52E45CCA" w14:textId="77777777" w:rsidR="00E879D8" w:rsidRPr="00A10AF7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import </w:t>
      </w:r>
      <w:proofErr w:type="spellStart"/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javafx.animation</w:t>
      </w:r>
      <w:proofErr w:type="gram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>.</w:t>
      </w:r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Interpolator</w:t>
      </w:r>
      <w:proofErr w:type="spell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>;</w:t>
      </w:r>
      <w:proofErr w:type="gramEnd"/>
    </w:p>
    <w:p w14:paraId="1DC89809" w14:textId="77777777" w:rsidR="00E879D8" w:rsidRPr="00A10AF7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import </w:t>
      </w:r>
      <w:proofErr w:type="spellStart"/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javafx.animation</w:t>
      </w:r>
      <w:proofErr w:type="gram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>.</w:t>
      </w:r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KeyFrame</w:t>
      </w:r>
      <w:proofErr w:type="spell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>;</w:t>
      </w:r>
      <w:proofErr w:type="gramEnd"/>
    </w:p>
    <w:p w14:paraId="337D6544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javafx.animation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KeyValue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6CA2ACEE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lastRenderedPageBreak/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javafx.animation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Timeline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37D10E6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application.Application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6A21C367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Group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2C5245A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Scene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6B46B51D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image.Image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129F022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image.ImageView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7921C211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layout</w:t>
      </w:r>
      <w:proofErr w:type="spellEnd"/>
      <w:r>
        <w:rPr>
          <w:rFonts w:ascii="Source Code Pro Semibold" w:eastAsia="Source Code Pro Semibold" w:hAnsi="Source Code Pro Semibold" w:cs="Source Code Pro Semibold"/>
        </w:rPr>
        <w:t>.*</w:t>
      </w:r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1F1EFFB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paint.Color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0344B49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javafx.scene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shape.Rectangle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7DD01B81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javafx.stage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Stage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33BC153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javafx.util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Duration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51876275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51D8FD2B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java.util</w:t>
      </w:r>
      <w:proofErr w:type="gramEnd"/>
      <w:r>
        <w:rPr>
          <w:rFonts w:ascii="Source Code Pro Semibold" w:eastAsia="Source Code Pro Semibold" w:hAnsi="Source Code Pro Semibold" w:cs="Source Code Pro Semibold"/>
        </w:rPr>
        <w:t>.</w:t>
      </w:r>
      <w:proofErr w:type="gramStart"/>
      <w:r>
        <w:rPr>
          <w:rFonts w:ascii="Source Code Pro Semibold" w:eastAsia="Source Code Pro Semibold" w:hAnsi="Source Code Pro Semibold" w:cs="Source Code Pro Semibold"/>
        </w:rPr>
        <w:t>Objects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  <w:proofErr w:type="gramEnd"/>
    </w:p>
    <w:p w14:paraId="0C752C39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062E32C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public class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AnimatePixelTimelineApp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extends Application {</w:t>
      </w:r>
    </w:p>
    <w:p w14:paraId="355E5B8D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7FEAFB9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@Override</w:t>
      </w:r>
      <w:proofErr w:type="gramEnd"/>
    </w:p>
    <w:p w14:paraId="74C3127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public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start(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Stage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primaryStage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throws Exception {</w:t>
      </w:r>
    </w:p>
    <w:p w14:paraId="7AA76E9C" w14:textId="77777777" w:rsidR="00E879D8" w:rsidRPr="00A10AF7" w:rsidRDefault="00000000">
      <w:pPr>
        <w:rPr>
          <w:rFonts w:ascii="Source Code Pro Semibold" w:eastAsia="Source Code Pro Semibold" w:hAnsi="Source Code Pro Semibold" w:cs="Source Code Pro Semibold"/>
          <w:lang w:val="fr-FR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r w:rsidRPr="00A10AF7">
        <w:rPr>
          <w:rFonts w:ascii="Source Code Pro Semibold" w:eastAsia="Source Code Pro Semibold" w:hAnsi="Source Code Pro Semibold" w:cs="Source Code Pro Semibold"/>
          <w:lang w:val="fr-FR"/>
        </w:rPr>
        <w:t>// Nœud racine</w:t>
      </w:r>
    </w:p>
    <w:p w14:paraId="044B56BA" w14:textId="77777777" w:rsidR="00E879D8" w:rsidRPr="00A10AF7" w:rsidRDefault="00000000">
      <w:pPr>
        <w:rPr>
          <w:rFonts w:ascii="Source Code Pro Semibold" w:eastAsia="Source Code Pro Semibold" w:hAnsi="Source Code Pro Semibold" w:cs="Source Code Pro Semibold"/>
          <w:lang w:val="fr-FR"/>
        </w:rPr>
      </w:pPr>
      <w:r w:rsidRPr="00A10AF7">
        <w:rPr>
          <w:rFonts w:ascii="Source Code Pro Semibold" w:eastAsia="Source Code Pro Semibold" w:hAnsi="Source Code Pro Semibold" w:cs="Source Code Pro Semibold"/>
          <w:lang w:val="fr-FR"/>
        </w:rPr>
        <w:t xml:space="preserve">        </w:t>
      </w:r>
      <w:proofErr w:type="spellStart"/>
      <w:r w:rsidRPr="00A10AF7">
        <w:rPr>
          <w:rFonts w:ascii="Source Code Pro Semibold" w:eastAsia="Source Code Pro Semibold" w:hAnsi="Source Code Pro Semibold" w:cs="Source Code Pro Semibold"/>
          <w:lang w:val="fr-FR"/>
        </w:rPr>
        <w:t>StackPane</w:t>
      </w:r>
      <w:proofErr w:type="spellEnd"/>
      <w:r w:rsidRPr="00A10AF7">
        <w:rPr>
          <w:rFonts w:ascii="Source Code Pro Semibold" w:eastAsia="Source Code Pro Semibold" w:hAnsi="Source Code Pro Semibold" w:cs="Source Code Pro Semibold"/>
          <w:lang w:val="fr-FR"/>
        </w:rPr>
        <w:t xml:space="preserve"> root = new </w:t>
      </w:r>
      <w:proofErr w:type="spellStart"/>
      <w:proofErr w:type="gramStart"/>
      <w:r w:rsidRPr="00A10AF7">
        <w:rPr>
          <w:rFonts w:ascii="Source Code Pro Semibold" w:eastAsia="Source Code Pro Semibold" w:hAnsi="Source Code Pro Semibold" w:cs="Source Code Pro Semibold"/>
          <w:lang w:val="fr-FR"/>
        </w:rPr>
        <w:t>StackPane</w:t>
      </w:r>
      <w:proofErr w:type="spellEnd"/>
      <w:r w:rsidRPr="00A10AF7">
        <w:rPr>
          <w:rFonts w:ascii="Source Code Pro Semibold" w:eastAsia="Source Code Pro Semibold" w:hAnsi="Source Code Pro Semibold" w:cs="Source Code Pro Semibold"/>
          <w:lang w:val="fr-FR"/>
        </w:rPr>
        <w:t>();</w:t>
      </w:r>
      <w:proofErr w:type="gramEnd"/>
    </w:p>
    <w:p w14:paraId="594AE161" w14:textId="77777777" w:rsidR="00E879D8" w:rsidRPr="00A10AF7" w:rsidRDefault="00E879D8">
      <w:pPr>
        <w:rPr>
          <w:rFonts w:ascii="Source Code Pro Semibold" w:eastAsia="Source Code Pro Semibold" w:hAnsi="Source Code Pro Semibold" w:cs="Source Code Pro Semibold"/>
          <w:lang w:val="fr-FR"/>
        </w:rPr>
      </w:pPr>
    </w:p>
    <w:p w14:paraId="28B52ED7" w14:textId="77777777" w:rsidR="00E879D8" w:rsidRPr="00A10AF7" w:rsidRDefault="00000000">
      <w:pPr>
        <w:rPr>
          <w:rFonts w:ascii="Source Code Pro Semibold" w:eastAsia="Source Code Pro Semibold" w:hAnsi="Source Code Pro Semibold" w:cs="Source Code Pro Semibold"/>
          <w:lang w:val="fr-FR"/>
        </w:rPr>
      </w:pPr>
      <w:r w:rsidRPr="00A10AF7">
        <w:rPr>
          <w:rFonts w:ascii="Source Code Pro Semibold" w:eastAsia="Source Code Pro Semibold" w:hAnsi="Source Code Pro Semibold" w:cs="Source Code Pro Semibold"/>
          <w:lang w:val="fr-FR"/>
        </w:rPr>
        <w:t xml:space="preserve">        // Créer l'image de fond.</w:t>
      </w:r>
    </w:p>
    <w:p w14:paraId="49D2B776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A10AF7">
        <w:rPr>
          <w:rFonts w:ascii="Source Code Pro Semibold" w:eastAsia="Source Code Pro Semibold" w:hAnsi="Source Code Pro Semibold" w:cs="Source Code Pro Semibold"/>
          <w:lang w:val="fr-FR"/>
        </w:rPr>
        <w:t xml:space="preserve">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Image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img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Image(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Objects.requireNonNull(getClass(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).getResource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("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football-playground.jpg")).toExternalForm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33D4FD0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BackgroundImage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backgroundImage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BackgroundImage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</w:p>
    <w:p w14:paraId="0CFC33F0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img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,</w:t>
      </w:r>
    </w:p>
    <w:p w14:paraId="426146B8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BackgroundRepeat.NO_REPEAT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,</w:t>
      </w:r>
    </w:p>
    <w:p w14:paraId="28E2D41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BackgroundRepeat.NO_REPEAT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,</w:t>
      </w:r>
    </w:p>
    <w:p w14:paraId="20EF48A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BackgroundPosition.CENTER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,</w:t>
      </w:r>
    </w:p>
    <w:p w14:paraId="16C20CE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BackgroundSize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1, 1, true, true, true, false)</w:t>
      </w:r>
    </w:p>
    <w:p w14:paraId="2D75A72D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);</w:t>
      </w:r>
    </w:p>
    <w:p w14:paraId="159B381A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7EC3ED3F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Background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bg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Background(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backgroundImage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3D7185BE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root.setBackground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bg</w:t>
      </w:r>
      <w:proofErr w:type="spellEnd"/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// Affecter l'image de fond à la racine.</w:t>
      </w:r>
    </w:p>
    <w:p w14:paraId="4724AD9A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6524D62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ImageView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perso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chargerPersonnage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();</w:t>
      </w:r>
      <w:proofErr w:type="gramEnd"/>
    </w:p>
    <w:p w14:paraId="5138242E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MovePixelController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ctrl = new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MovePixelController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perso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71D0D146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root.getChildren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).add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perso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72F95F17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63C1EE8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Timeline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animerPersonnage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perso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21E80CDB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r>
        <w:rPr>
          <w:rFonts w:ascii="Source Code Pro Semibold" w:eastAsia="Source Code Pro Semibold" w:hAnsi="Source Code Pro Semibold" w:cs="Source Code Pro Semibold"/>
        </w:rPr>
        <w:t>//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timeline.play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5E41EB4C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21ECB63A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Création de la scène.</w:t>
      </w:r>
    </w:p>
    <w:p w14:paraId="11178CF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Scene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scene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Scene(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root, 800, 600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4F87948E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scene.setOnKeyPressed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(ctrl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1F5AE79A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ab/>
      </w:r>
    </w:p>
    <w:p w14:paraId="7D73B484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Affecter la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secne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à la fenêtre.</w:t>
      </w:r>
    </w:p>
    <w:p w14:paraId="5AE1274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primaryStage.setScene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scene</w:t>
      </w:r>
      <w:proofErr w:type="spellEnd"/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0AACF4C3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28369D21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primaryStage.setTitle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("Animation d'un personnage avec Timeline"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5236CEFB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primaryStage.setResizable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(false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1BAF64C7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primaryStage.show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32B9E7DB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}</w:t>
      </w:r>
    </w:p>
    <w:p w14:paraId="210093ED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2E37BCFF" w14:textId="77777777" w:rsidR="00E879D8" w:rsidRPr="00A10AF7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</w:t>
      </w:r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private </w:t>
      </w:r>
      <w:proofErr w:type="spell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ImageView</w:t>
      </w:r>
      <w:proofErr w:type="spell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chargerPersonnage</w:t>
      </w:r>
      <w:proofErr w:type="spell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>) {</w:t>
      </w:r>
    </w:p>
    <w:p w14:paraId="2B5A4A92" w14:textId="77777777" w:rsidR="00E879D8" w:rsidRPr="00A10AF7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        Image </w:t>
      </w:r>
      <w:proofErr w:type="spell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img</w:t>
      </w:r>
      <w:proofErr w:type="spell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Image(</w:t>
      </w:r>
      <w:proofErr w:type="gramEnd"/>
    </w:p>
    <w:p w14:paraId="41EB84E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    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>Objects.requireNonNull(getClass(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).getResource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("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personnage.png")).toExternalForm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(),</w:t>
      </w:r>
    </w:p>
    <w:p w14:paraId="03565EC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80,</w:t>
      </w:r>
    </w:p>
    <w:p w14:paraId="237F7986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80,</w:t>
      </w:r>
    </w:p>
    <w:p w14:paraId="6C65D31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true,</w:t>
      </w:r>
    </w:p>
    <w:p w14:paraId="1960B350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false,</w:t>
      </w:r>
    </w:p>
    <w:p w14:paraId="2DCBCB52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false</w:t>
      </w:r>
    </w:p>
    <w:p w14:paraId="7E43D8A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);</w:t>
      </w:r>
    </w:p>
    <w:p w14:paraId="0BDBBD5D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07FC56E8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ImageView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imgView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ImageView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img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769EA5A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return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imgView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;</w:t>
      </w:r>
      <w:proofErr w:type="gramEnd"/>
    </w:p>
    <w:p w14:paraId="3F45A0F4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6D3C8DC6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4717DCA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Timeline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animerPersonnage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ImageView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pers) {</w:t>
      </w:r>
      <w:proofErr w:type="gramEnd"/>
    </w:p>
    <w:p w14:paraId="797949C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KeyValue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kv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KeyValue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pers.translateXProperty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(),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pers.translateXProperty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).get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 + 250,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Interpolator.EASE_IN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3D1090A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kf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Duration.millis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(1000),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kv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3F8AB248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46E65CE8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Timeline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Timeline();</w:t>
      </w:r>
      <w:proofErr w:type="gramEnd"/>
    </w:p>
    <w:p w14:paraId="0E87079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timeline.getKeyFrames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).add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kf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6D3A5D54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731B51EE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r>
        <w:rPr>
          <w:rFonts w:ascii="Source Code Pro Semibold" w:eastAsia="Source Code Pro Semibold" w:hAnsi="Source Code Pro Semibold" w:cs="Source Code Pro Semibold"/>
        </w:rPr>
        <w:t>// ça marche aussi</w:t>
      </w:r>
    </w:p>
    <w:p w14:paraId="7A22FF62" w14:textId="77777777" w:rsidR="00E879D8" w:rsidRPr="00A10AF7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A10AF7">
        <w:rPr>
          <w:rFonts w:ascii="Source Code Pro Semibold" w:eastAsia="Source Code Pro Semibold" w:hAnsi="Source Code Pro Semibold" w:cs="Source Code Pro Semibold"/>
          <w:lang w:val="en-US"/>
        </w:rPr>
        <w:t>//</w:t>
      </w:r>
      <w:proofErr w:type="spellStart"/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timeline.setCycleCount</w:t>
      </w:r>
      <w:proofErr w:type="spellEnd"/>
      <w:proofErr w:type="gramEnd"/>
      <w:r w:rsidRPr="00A10AF7">
        <w:rPr>
          <w:rFonts w:ascii="Source Code Pro Semibold" w:eastAsia="Source Code Pro Semibold" w:hAnsi="Source Code Pro Semibold" w:cs="Source Code Pro Semibold"/>
          <w:lang w:val="en-US"/>
        </w:rPr>
        <w:t>(2</w:t>
      </w:r>
      <w:proofErr w:type="gramStart"/>
      <w:r w:rsidRPr="00A10AF7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2BAC5068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A10AF7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>//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timeline.setAutoReverse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(true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0C957EB9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5E2B49F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return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timeline;</w:t>
      </w:r>
      <w:proofErr w:type="gramEnd"/>
    </w:p>
    <w:p w14:paraId="3DC22D0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lastRenderedPageBreak/>
        <w:t xml:space="preserve">    }</w:t>
      </w:r>
    </w:p>
    <w:p w14:paraId="5D462F45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68906014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public static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main(String[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]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args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  <w:proofErr w:type="gramEnd"/>
    </w:p>
    <w:p w14:paraId="05C2BC55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Application.launch</w:t>
      </w:r>
      <w:proofErr w:type="spellEnd"/>
      <w:r>
        <w:rPr>
          <w:rFonts w:ascii="Source Code Pro Semibold" w:eastAsia="Source Code Pro Semibold" w:hAnsi="Source Code Pro Semibold" w:cs="Source Code Pro Semibold"/>
        </w:rPr>
        <w:t>(args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1ABFACE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}</w:t>
      </w:r>
    </w:p>
    <w:p w14:paraId="46599B5F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>}</w:t>
      </w:r>
    </w:p>
    <w:p w14:paraId="76AA69D8" w14:textId="77777777" w:rsidR="00E879D8" w:rsidRDefault="00E879D8"/>
    <w:p w14:paraId="02AB779D" w14:textId="77777777" w:rsidR="00E879D8" w:rsidRDefault="00E879D8"/>
    <w:p w14:paraId="07186422" w14:textId="77777777" w:rsidR="00E879D8" w:rsidRDefault="00E879D8"/>
    <w:p w14:paraId="4DC61244" w14:textId="77777777" w:rsidR="00E879D8" w:rsidRDefault="00E879D8"/>
    <w:p w14:paraId="42B7A817" w14:textId="77777777" w:rsidR="00E879D8" w:rsidRDefault="00E879D8"/>
    <w:p w14:paraId="1AB84C68" w14:textId="77777777" w:rsidR="00E879D8" w:rsidRDefault="00E879D8"/>
    <w:p w14:paraId="2B57E14A" w14:textId="77777777" w:rsidR="00E879D8" w:rsidRDefault="00E879D8"/>
    <w:p w14:paraId="656A8D80" w14:textId="77777777" w:rsidR="00E879D8" w:rsidRDefault="00E879D8"/>
    <w:p w14:paraId="43C35B7D" w14:textId="77777777" w:rsidR="00E879D8" w:rsidRDefault="00E879D8"/>
    <w:p w14:paraId="3899AB25" w14:textId="77777777" w:rsidR="00E879D8" w:rsidRDefault="00E879D8"/>
    <w:p w14:paraId="7A477105" w14:textId="77777777" w:rsidR="00E879D8" w:rsidRDefault="00E879D8"/>
    <w:p w14:paraId="21C7D111" w14:textId="77777777" w:rsidR="00E879D8" w:rsidRDefault="00E879D8"/>
    <w:p w14:paraId="09AC4395" w14:textId="77777777" w:rsidR="00E879D8" w:rsidRDefault="00E879D8"/>
    <w:p w14:paraId="30A96CC4" w14:textId="77777777" w:rsidR="00E879D8" w:rsidRDefault="00E879D8"/>
    <w:p w14:paraId="6EBE7989" w14:textId="77777777" w:rsidR="00E879D8" w:rsidRDefault="00E879D8"/>
    <w:p w14:paraId="1C4970E9" w14:textId="77777777" w:rsidR="00E879D8" w:rsidRDefault="00E879D8"/>
    <w:p w14:paraId="487D631A" w14:textId="77777777" w:rsidR="00E879D8" w:rsidRDefault="00E879D8"/>
    <w:p w14:paraId="0D4FA8BA" w14:textId="77777777" w:rsidR="00E879D8" w:rsidRDefault="00E879D8"/>
    <w:p w14:paraId="44089799" w14:textId="77777777" w:rsidR="00E879D8" w:rsidRDefault="00E879D8"/>
    <w:p w14:paraId="18ACB2FC" w14:textId="77777777" w:rsidR="00E879D8" w:rsidRDefault="00E879D8"/>
    <w:p w14:paraId="345B1E54" w14:textId="77777777" w:rsidR="00E879D8" w:rsidRDefault="00E879D8"/>
    <w:p w14:paraId="26A73982" w14:textId="77777777" w:rsidR="00E879D8" w:rsidRDefault="00E879D8"/>
    <w:p w14:paraId="78560485" w14:textId="77777777" w:rsidR="00E879D8" w:rsidRDefault="00E879D8"/>
    <w:p w14:paraId="16F8496C" w14:textId="77777777" w:rsidR="00E879D8" w:rsidRDefault="00E879D8"/>
    <w:p w14:paraId="4E256550" w14:textId="77777777" w:rsidR="00E879D8" w:rsidRDefault="00E879D8"/>
    <w:p w14:paraId="0BAC86EE" w14:textId="77777777" w:rsidR="00E879D8" w:rsidRDefault="00E879D8"/>
    <w:p w14:paraId="74C11C45" w14:textId="77777777" w:rsidR="00E879D8" w:rsidRDefault="00E879D8"/>
    <w:p w14:paraId="2F666BAB" w14:textId="77777777" w:rsidR="00E879D8" w:rsidRDefault="00E879D8"/>
    <w:p w14:paraId="073D487B" w14:textId="77777777" w:rsidR="00E879D8" w:rsidRDefault="00E879D8"/>
    <w:p w14:paraId="5512437D" w14:textId="77777777" w:rsidR="00E879D8" w:rsidRDefault="00E879D8"/>
    <w:p w14:paraId="38B40414" w14:textId="77777777" w:rsidR="00E879D8" w:rsidRDefault="00E879D8"/>
    <w:p w14:paraId="6D0D3BCB" w14:textId="77777777" w:rsidR="00E879D8" w:rsidRDefault="00E879D8"/>
    <w:p w14:paraId="2FBBD45B" w14:textId="77777777" w:rsidR="00E879D8" w:rsidRDefault="00E879D8"/>
    <w:p w14:paraId="53CE7967" w14:textId="77777777" w:rsidR="00E879D8" w:rsidRDefault="00E879D8"/>
    <w:p w14:paraId="33145629" w14:textId="77777777" w:rsidR="00E879D8" w:rsidRDefault="00E879D8"/>
    <w:sectPr w:rsidR="00E879D8">
      <w:headerReference w:type="default" r:id="rId186"/>
      <w:footerReference w:type="default" r:id="rId18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23910" w14:textId="77777777" w:rsidR="00530F44" w:rsidRDefault="00530F44">
      <w:pPr>
        <w:spacing w:line="240" w:lineRule="auto"/>
      </w:pPr>
      <w:r>
        <w:separator/>
      </w:r>
    </w:p>
  </w:endnote>
  <w:endnote w:type="continuationSeparator" w:id="0">
    <w:p w14:paraId="02C7F284" w14:textId="77777777" w:rsidR="00530F44" w:rsidRDefault="00530F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  <w:embedRegular r:id="rId1" w:fontKey="{5E4A0BE5-0E9F-461A-9DFA-82A5249BAF68}"/>
    <w:embedItalic r:id="rId2" w:fontKey="{6627449C-7FAD-4512-9931-38B30928A4FE}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Code Pro Semibold">
    <w:charset w:val="00"/>
    <w:family w:val="modern"/>
    <w:pitch w:val="fixed"/>
    <w:sig w:usb0="200002F7" w:usb1="02003803" w:usb2="00000000" w:usb3="00000000" w:csb0="0000019F" w:csb1="00000000"/>
    <w:embedRegular r:id="rId3" w:fontKey="{0978570E-2739-41C7-86E6-DAA0FFFDD8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21999BB-E203-4626-875C-C2A871A40D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621FE9F-BD04-486C-BA9B-B593E49130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F063A" w14:textId="77777777" w:rsidR="00E879D8" w:rsidRDefault="00E879D8"/>
  <w:p w14:paraId="034E8B35" w14:textId="77777777" w:rsidR="00E879D8" w:rsidRDefault="00E879D8"/>
  <w:p w14:paraId="773F2334" w14:textId="77777777" w:rsidR="00E879D8" w:rsidRDefault="00E879D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BF807" w14:textId="77777777" w:rsidR="00530F44" w:rsidRDefault="00530F44">
      <w:pPr>
        <w:spacing w:line="240" w:lineRule="auto"/>
      </w:pPr>
      <w:r>
        <w:separator/>
      </w:r>
    </w:p>
  </w:footnote>
  <w:footnote w:type="continuationSeparator" w:id="0">
    <w:p w14:paraId="55B3BAEA" w14:textId="77777777" w:rsidR="00530F44" w:rsidRDefault="00530F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5E664" w14:textId="77777777" w:rsidR="00E879D8" w:rsidRDefault="00E879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5DB"/>
    <w:multiLevelType w:val="multilevel"/>
    <w:tmpl w:val="E8CEBB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446D98"/>
    <w:multiLevelType w:val="multilevel"/>
    <w:tmpl w:val="6B88A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4D2051"/>
    <w:multiLevelType w:val="multilevel"/>
    <w:tmpl w:val="EB34C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20369F6"/>
    <w:multiLevelType w:val="multilevel"/>
    <w:tmpl w:val="985C78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2936EF9"/>
    <w:multiLevelType w:val="multilevel"/>
    <w:tmpl w:val="26D29C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546194"/>
    <w:multiLevelType w:val="multilevel"/>
    <w:tmpl w:val="6EAC59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81F3FAB"/>
    <w:multiLevelType w:val="multilevel"/>
    <w:tmpl w:val="6A3871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AC0203A"/>
    <w:multiLevelType w:val="multilevel"/>
    <w:tmpl w:val="012EBC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AD37ACC"/>
    <w:multiLevelType w:val="multilevel"/>
    <w:tmpl w:val="76808E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BE61606"/>
    <w:multiLevelType w:val="multilevel"/>
    <w:tmpl w:val="494C5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F3B7B10"/>
    <w:multiLevelType w:val="multilevel"/>
    <w:tmpl w:val="F16697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FB37DCB"/>
    <w:multiLevelType w:val="multilevel"/>
    <w:tmpl w:val="306632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FCA648F"/>
    <w:multiLevelType w:val="multilevel"/>
    <w:tmpl w:val="FFA4FF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07211D8"/>
    <w:multiLevelType w:val="multilevel"/>
    <w:tmpl w:val="733AE1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09E316F"/>
    <w:multiLevelType w:val="multilevel"/>
    <w:tmpl w:val="60A031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0D86CBD"/>
    <w:multiLevelType w:val="multilevel"/>
    <w:tmpl w:val="C0BC68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1285D20"/>
    <w:multiLevelType w:val="multilevel"/>
    <w:tmpl w:val="C8C81B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139652E"/>
    <w:multiLevelType w:val="multilevel"/>
    <w:tmpl w:val="E2C8D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2020644"/>
    <w:multiLevelType w:val="multilevel"/>
    <w:tmpl w:val="380455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2214138"/>
    <w:multiLevelType w:val="multilevel"/>
    <w:tmpl w:val="AC48BC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3ED220D"/>
    <w:multiLevelType w:val="multilevel"/>
    <w:tmpl w:val="F8543D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5353EFA"/>
    <w:multiLevelType w:val="multilevel"/>
    <w:tmpl w:val="8C007C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57719B5"/>
    <w:multiLevelType w:val="multilevel"/>
    <w:tmpl w:val="E9E203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5842279"/>
    <w:multiLevelType w:val="multilevel"/>
    <w:tmpl w:val="76B43A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5AB675F"/>
    <w:multiLevelType w:val="multilevel"/>
    <w:tmpl w:val="F3300B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63A6710"/>
    <w:multiLevelType w:val="multilevel"/>
    <w:tmpl w:val="1E864D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67F383C"/>
    <w:multiLevelType w:val="multilevel"/>
    <w:tmpl w:val="095E98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69466E6"/>
    <w:multiLevelType w:val="multilevel"/>
    <w:tmpl w:val="9E828D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706029E"/>
    <w:multiLevelType w:val="multilevel"/>
    <w:tmpl w:val="2ABCD6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82A277C"/>
    <w:multiLevelType w:val="multilevel"/>
    <w:tmpl w:val="F86CD4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1844310E"/>
    <w:multiLevelType w:val="multilevel"/>
    <w:tmpl w:val="4B0A23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19E6509A"/>
    <w:multiLevelType w:val="multilevel"/>
    <w:tmpl w:val="B44200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AD4602C"/>
    <w:multiLevelType w:val="multilevel"/>
    <w:tmpl w:val="877AD4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1C7C720B"/>
    <w:multiLevelType w:val="multilevel"/>
    <w:tmpl w:val="A9A6B2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1CC862E6"/>
    <w:multiLevelType w:val="multilevel"/>
    <w:tmpl w:val="9DE049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1CD678E8"/>
    <w:multiLevelType w:val="multilevel"/>
    <w:tmpl w:val="4C0A89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1CFF06B9"/>
    <w:multiLevelType w:val="multilevel"/>
    <w:tmpl w:val="0E3C8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1D82375A"/>
    <w:multiLevelType w:val="multilevel"/>
    <w:tmpl w:val="709EF2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1E554798"/>
    <w:multiLevelType w:val="multilevel"/>
    <w:tmpl w:val="8C425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0EE154D"/>
    <w:multiLevelType w:val="multilevel"/>
    <w:tmpl w:val="BA3C08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1160A4F"/>
    <w:multiLevelType w:val="multilevel"/>
    <w:tmpl w:val="562682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4A8022E"/>
    <w:multiLevelType w:val="multilevel"/>
    <w:tmpl w:val="A63012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5D636BB"/>
    <w:multiLevelType w:val="multilevel"/>
    <w:tmpl w:val="B448D8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6135BAF"/>
    <w:multiLevelType w:val="multilevel"/>
    <w:tmpl w:val="0ABC1E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6653BF1"/>
    <w:multiLevelType w:val="multilevel"/>
    <w:tmpl w:val="A0B603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68A3A2E"/>
    <w:multiLevelType w:val="multilevel"/>
    <w:tmpl w:val="753E37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7580526"/>
    <w:multiLevelType w:val="multilevel"/>
    <w:tmpl w:val="76260A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286C60CC"/>
    <w:multiLevelType w:val="multilevel"/>
    <w:tmpl w:val="6290C7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8F31AAC"/>
    <w:multiLevelType w:val="multilevel"/>
    <w:tmpl w:val="BC6AC5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2AD31E33"/>
    <w:multiLevelType w:val="multilevel"/>
    <w:tmpl w:val="988E1D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C2B1D9C"/>
    <w:multiLevelType w:val="multilevel"/>
    <w:tmpl w:val="486EF5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2C8F3442"/>
    <w:multiLevelType w:val="multilevel"/>
    <w:tmpl w:val="EA4871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2CCF3CB4"/>
    <w:multiLevelType w:val="multilevel"/>
    <w:tmpl w:val="FEB294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2DC514C0"/>
    <w:multiLevelType w:val="multilevel"/>
    <w:tmpl w:val="9F423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2E785F54"/>
    <w:multiLevelType w:val="multilevel"/>
    <w:tmpl w:val="ADD20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2F394E1E"/>
    <w:multiLevelType w:val="multilevel"/>
    <w:tmpl w:val="216C9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2A47061"/>
    <w:multiLevelType w:val="multilevel"/>
    <w:tmpl w:val="EF2AA8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3393562A"/>
    <w:multiLevelType w:val="multilevel"/>
    <w:tmpl w:val="C4CC58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4F303BD"/>
    <w:multiLevelType w:val="multilevel"/>
    <w:tmpl w:val="12D840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5EB2FDF"/>
    <w:multiLevelType w:val="multilevel"/>
    <w:tmpl w:val="77069B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36EC3813"/>
    <w:multiLevelType w:val="multilevel"/>
    <w:tmpl w:val="C26067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392E5ADC"/>
    <w:multiLevelType w:val="multilevel"/>
    <w:tmpl w:val="ED9C1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96050B7"/>
    <w:multiLevelType w:val="multilevel"/>
    <w:tmpl w:val="A80433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39EA7B97"/>
    <w:multiLevelType w:val="multilevel"/>
    <w:tmpl w:val="6076E4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A1A32FB"/>
    <w:multiLevelType w:val="multilevel"/>
    <w:tmpl w:val="1728AC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3B091B50"/>
    <w:multiLevelType w:val="multilevel"/>
    <w:tmpl w:val="FDA0A9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3B8237E9"/>
    <w:multiLevelType w:val="multilevel"/>
    <w:tmpl w:val="5024E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3C914D10"/>
    <w:multiLevelType w:val="multilevel"/>
    <w:tmpl w:val="41BAC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3E0C0287"/>
    <w:multiLevelType w:val="multilevel"/>
    <w:tmpl w:val="27949F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3F596B7B"/>
    <w:multiLevelType w:val="multilevel"/>
    <w:tmpl w:val="1A662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41AD3DF6"/>
    <w:multiLevelType w:val="multilevel"/>
    <w:tmpl w:val="6CB0FD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2EA457D"/>
    <w:multiLevelType w:val="multilevel"/>
    <w:tmpl w:val="012401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448E387B"/>
    <w:multiLevelType w:val="multilevel"/>
    <w:tmpl w:val="0F76A5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49C5DB8"/>
    <w:multiLevelType w:val="multilevel"/>
    <w:tmpl w:val="41CE08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459B0660"/>
    <w:multiLevelType w:val="multilevel"/>
    <w:tmpl w:val="6A1C15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4620706A"/>
    <w:multiLevelType w:val="multilevel"/>
    <w:tmpl w:val="A6FC80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46305DA5"/>
    <w:multiLevelType w:val="multilevel"/>
    <w:tmpl w:val="B9D6D8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46CE22A5"/>
    <w:multiLevelType w:val="multilevel"/>
    <w:tmpl w:val="99CE11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46D102A6"/>
    <w:multiLevelType w:val="multilevel"/>
    <w:tmpl w:val="985434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477472F5"/>
    <w:multiLevelType w:val="multilevel"/>
    <w:tmpl w:val="C2C69E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47EC6811"/>
    <w:multiLevelType w:val="multilevel"/>
    <w:tmpl w:val="4140A1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49C31090"/>
    <w:multiLevelType w:val="multilevel"/>
    <w:tmpl w:val="450082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49EC1D53"/>
    <w:multiLevelType w:val="multilevel"/>
    <w:tmpl w:val="6FB03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4C157D1F"/>
    <w:multiLevelType w:val="multilevel"/>
    <w:tmpl w:val="E2325D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4C4413DD"/>
    <w:multiLevelType w:val="multilevel"/>
    <w:tmpl w:val="8EDAAA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4C4545F9"/>
    <w:multiLevelType w:val="multilevel"/>
    <w:tmpl w:val="34E458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4C6F7C5D"/>
    <w:multiLevelType w:val="multilevel"/>
    <w:tmpl w:val="A6DE4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4D370B51"/>
    <w:multiLevelType w:val="multilevel"/>
    <w:tmpl w:val="9416A2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4DA44D93"/>
    <w:multiLevelType w:val="multilevel"/>
    <w:tmpl w:val="7562A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4E1948A7"/>
    <w:multiLevelType w:val="multilevel"/>
    <w:tmpl w:val="C0089E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4E391EA5"/>
    <w:multiLevelType w:val="multilevel"/>
    <w:tmpl w:val="BF06FA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51B30BDF"/>
    <w:multiLevelType w:val="multilevel"/>
    <w:tmpl w:val="4CC467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54405924"/>
    <w:multiLevelType w:val="multilevel"/>
    <w:tmpl w:val="1AC43B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54760ACB"/>
    <w:multiLevelType w:val="multilevel"/>
    <w:tmpl w:val="589CF2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556F5676"/>
    <w:multiLevelType w:val="multilevel"/>
    <w:tmpl w:val="72FA40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55F02883"/>
    <w:multiLevelType w:val="multilevel"/>
    <w:tmpl w:val="CE60C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55F8540F"/>
    <w:multiLevelType w:val="multilevel"/>
    <w:tmpl w:val="F9109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5633184B"/>
    <w:multiLevelType w:val="multilevel"/>
    <w:tmpl w:val="79FC3C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5892314D"/>
    <w:multiLevelType w:val="multilevel"/>
    <w:tmpl w:val="0FA81B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5B047170"/>
    <w:multiLevelType w:val="multilevel"/>
    <w:tmpl w:val="2FD43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5B25601D"/>
    <w:multiLevelType w:val="multilevel"/>
    <w:tmpl w:val="EF80A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5C2C3C51"/>
    <w:multiLevelType w:val="multilevel"/>
    <w:tmpl w:val="4128E9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5C36557C"/>
    <w:multiLevelType w:val="multilevel"/>
    <w:tmpl w:val="8C808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5DC7628C"/>
    <w:multiLevelType w:val="multilevel"/>
    <w:tmpl w:val="AB5A0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5EC57866"/>
    <w:multiLevelType w:val="multilevel"/>
    <w:tmpl w:val="46E409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5EFD5161"/>
    <w:multiLevelType w:val="multilevel"/>
    <w:tmpl w:val="8D124C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60B30203"/>
    <w:multiLevelType w:val="multilevel"/>
    <w:tmpl w:val="B06E0D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61147655"/>
    <w:multiLevelType w:val="multilevel"/>
    <w:tmpl w:val="E76811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626A58DF"/>
    <w:multiLevelType w:val="multilevel"/>
    <w:tmpl w:val="521A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629F4B17"/>
    <w:multiLevelType w:val="multilevel"/>
    <w:tmpl w:val="DDA0D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63534397"/>
    <w:multiLevelType w:val="multilevel"/>
    <w:tmpl w:val="517A03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63784209"/>
    <w:multiLevelType w:val="multilevel"/>
    <w:tmpl w:val="4F6EA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65006AF9"/>
    <w:multiLevelType w:val="multilevel"/>
    <w:tmpl w:val="27EE5A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657B6D81"/>
    <w:multiLevelType w:val="multilevel"/>
    <w:tmpl w:val="7DCA51A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4" w15:restartNumberingAfterBreak="0">
    <w:nsid w:val="68BF3AAA"/>
    <w:multiLevelType w:val="multilevel"/>
    <w:tmpl w:val="743EE9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68C4041E"/>
    <w:multiLevelType w:val="multilevel"/>
    <w:tmpl w:val="504A9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69647BD4"/>
    <w:multiLevelType w:val="multilevel"/>
    <w:tmpl w:val="A9408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6A091B3E"/>
    <w:multiLevelType w:val="multilevel"/>
    <w:tmpl w:val="C480E1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6AC3771F"/>
    <w:multiLevelType w:val="multilevel"/>
    <w:tmpl w:val="664E58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6B0F7CDB"/>
    <w:multiLevelType w:val="multilevel"/>
    <w:tmpl w:val="41ACE3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6B24009C"/>
    <w:multiLevelType w:val="multilevel"/>
    <w:tmpl w:val="0D7E1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6B655233"/>
    <w:multiLevelType w:val="multilevel"/>
    <w:tmpl w:val="52A86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6B73775C"/>
    <w:multiLevelType w:val="multilevel"/>
    <w:tmpl w:val="A11AED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6B8A54C4"/>
    <w:multiLevelType w:val="multilevel"/>
    <w:tmpl w:val="3B1637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4" w15:restartNumberingAfterBreak="0">
    <w:nsid w:val="6D662375"/>
    <w:multiLevelType w:val="multilevel"/>
    <w:tmpl w:val="06A2E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 w15:restartNumberingAfterBreak="0">
    <w:nsid w:val="6DB92175"/>
    <w:multiLevelType w:val="multilevel"/>
    <w:tmpl w:val="76B6AB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6F5615BA"/>
    <w:multiLevelType w:val="multilevel"/>
    <w:tmpl w:val="82940D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6FCE71CD"/>
    <w:multiLevelType w:val="multilevel"/>
    <w:tmpl w:val="156078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7004284A"/>
    <w:multiLevelType w:val="multilevel"/>
    <w:tmpl w:val="95625F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9" w15:restartNumberingAfterBreak="0">
    <w:nsid w:val="716452AC"/>
    <w:multiLevelType w:val="multilevel"/>
    <w:tmpl w:val="99D8A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 w15:restartNumberingAfterBreak="0">
    <w:nsid w:val="73E97BA3"/>
    <w:multiLevelType w:val="multilevel"/>
    <w:tmpl w:val="C5D867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1" w15:restartNumberingAfterBreak="0">
    <w:nsid w:val="74177875"/>
    <w:multiLevelType w:val="multilevel"/>
    <w:tmpl w:val="00AE4A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2" w15:restartNumberingAfterBreak="0">
    <w:nsid w:val="748E3325"/>
    <w:multiLevelType w:val="multilevel"/>
    <w:tmpl w:val="84261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 w15:restartNumberingAfterBreak="0">
    <w:nsid w:val="74AC3906"/>
    <w:multiLevelType w:val="multilevel"/>
    <w:tmpl w:val="A4EC6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762C480E"/>
    <w:multiLevelType w:val="multilevel"/>
    <w:tmpl w:val="1D3AC2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5" w15:restartNumberingAfterBreak="0">
    <w:nsid w:val="7701406B"/>
    <w:multiLevelType w:val="multilevel"/>
    <w:tmpl w:val="15E2DB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6" w15:restartNumberingAfterBreak="0">
    <w:nsid w:val="77844DE8"/>
    <w:multiLevelType w:val="multilevel"/>
    <w:tmpl w:val="1376FC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7" w15:restartNumberingAfterBreak="0">
    <w:nsid w:val="78925963"/>
    <w:multiLevelType w:val="multilevel"/>
    <w:tmpl w:val="FDB0E0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8" w15:restartNumberingAfterBreak="0">
    <w:nsid w:val="796725BB"/>
    <w:multiLevelType w:val="multilevel"/>
    <w:tmpl w:val="4CCC8F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9" w15:restartNumberingAfterBreak="0">
    <w:nsid w:val="7B1654E6"/>
    <w:multiLevelType w:val="multilevel"/>
    <w:tmpl w:val="97D693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0" w15:restartNumberingAfterBreak="0">
    <w:nsid w:val="7B2D351A"/>
    <w:multiLevelType w:val="multilevel"/>
    <w:tmpl w:val="D35647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1" w15:restartNumberingAfterBreak="0">
    <w:nsid w:val="7CA52010"/>
    <w:multiLevelType w:val="multilevel"/>
    <w:tmpl w:val="7C089B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2" w15:restartNumberingAfterBreak="0">
    <w:nsid w:val="7DAF0225"/>
    <w:multiLevelType w:val="multilevel"/>
    <w:tmpl w:val="F4947C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3" w15:restartNumberingAfterBreak="0">
    <w:nsid w:val="7E0C5D76"/>
    <w:multiLevelType w:val="multilevel"/>
    <w:tmpl w:val="7D84CA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4" w15:restartNumberingAfterBreak="0">
    <w:nsid w:val="7EC65388"/>
    <w:multiLevelType w:val="multilevel"/>
    <w:tmpl w:val="A9D867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5" w15:restartNumberingAfterBreak="0">
    <w:nsid w:val="7EF13531"/>
    <w:multiLevelType w:val="multilevel"/>
    <w:tmpl w:val="9BEC58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01567798">
    <w:abstractNumId w:val="52"/>
  </w:num>
  <w:num w:numId="2" w16cid:durableId="863371588">
    <w:abstractNumId w:val="25"/>
  </w:num>
  <w:num w:numId="3" w16cid:durableId="1112362675">
    <w:abstractNumId w:val="40"/>
  </w:num>
  <w:num w:numId="4" w16cid:durableId="1685085205">
    <w:abstractNumId w:val="84"/>
  </w:num>
  <w:num w:numId="5" w16cid:durableId="2103838940">
    <w:abstractNumId w:val="3"/>
  </w:num>
  <w:num w:numId="6" w16cid:durableId="598679978">
    <w:abstractNumId w:val="145"/>
  </w:num>
  <w:num w:numId="7" w16cid:durableId="1812019203">
    <w:abstractNumId w:val="19"/>
  </w:num>
  <w:num w:numId="8" w16cid:durableId="1991052275">
    <w:abstractNumId w:val="76"/>
  </w:num>
  <w:num w:numId="9" w16cid:durableId="744183259">
    <w:abstractNumId w:val="128"/>
  </w:num>
  <w:num w:numId="10" w16cid:durableId="1730810990">
    <w:abstractNumId w:val="56"/>
  </w:num>
  <w:num w:numId="11" w16cid:durableId="654719086">
    <w:abstractNumId w:val="12"/>
  </w:num>
  <w:num w:numId="12" w16cid:durableId="402796067">
    <w:abstractNumId w:val="49"/>
  </w:num>
  <w:num w:numId="13" w16cid:durableId="128474620">
    <w:abstractNumId w:val="73"/>
  </w:num>
  <w:num w:numId="14" w16cid:durableId="1000625442">
    <w:abstractNumId w:val="20"/>
  </w:num>
  <w:num w:numId="15" w16cid:durableId="68354163">
    <w:abstractNumId w:val="96"/>
  </w:num>
  <w:num w:numId="16" w16cid:durableId="1754082960">
    <w:abstractNumId w:val="9"/>
  </w:num>
  <w:num w:numId="17" w16cid:durableId="1589847352">
    <w:abstractNumId w:val="114"/>
  </w:num>
  <w:num w:numId="18" w16cid:durableId="505486640">
    <w:abstractNumId w:val="85"/>
  </w:num>
  <w:num w:numId="19" w16cid:durableId="274406446">
    <w:abstractNumId w:val="55"/>
  </w:num>
  <w:num w:numId="20" w16cid:durableId="1910340151">
    <w:abstractNumId w:val="5"/>
  </w:num>
  <w:num w:numId="21" w16cid:durableId="764763734">
    <w:abstractNumId w:val="16"/>
  </w:num>
  <w:num w:numId="22" w16cid:durableId="484593680">
    <w:abstractNumId w:val="35"/>
  </w:num>
  <w:num w:numId="23" w16cid:durableId="846940260">
    <w:abstractNumId w:val="132"/>
  </w:num>
  <w:num w:numId="24" w16cid:durableId="1384064680">
    <w:abstractNumId w:val="141"/>
  </w:num>
  <w:num w:numId="25" w16cid:durableId="693312200">
    <w:abstractNumId w:val="14"/>
  </w:num>
  <w:num w:numId="26" w16cid:durableId="277177228">
    <w:abstractNumId w:val="140"/>
  </w:num>
  <w:num w:numId="27" w16cid:durableId="220988783">
    <w:abstractNumId w:val="83"/>
  </w:num>
  <w:num w:numId="28" w16cid:durableId="880944201">
    <w:abstractNumId w:val="126"/>
  </w:num>
  <w:num w:numId="29" w16cid:durableId="1678776288">
    <w:abstractNumId w:val="133"/>
  </w:num>
  <w:num w:numId="30" w16cid:durableId="1323512562">
    <w:abstractNumId w:val="91"/>
  </w:num>
  <w:num w:numId="31" w16cid:durableId="1336152918">
    <w:abstractNumId w:val="66"/>
  </w:num>
  <w:num w:numId="32" w16cid:durableId="1397819338">
    <w:abstractNumId w:val="6"/>
  </w:num>
  <w:num w:numId="33" w16cid:durableId="773522236">
    <w:abstractNumId w:val="130"/>
  </w:num>
  <w:num w:numId="34" w16cid:durableId="930819880">
    <w:abstractNumId w:val="89"/>
  </w:num>
  <w:num w:numId="35" w16cid:durableId="744836756">
    <w:abstractNumId w:val="95"/>
  </w:num>
  <w:num w:numId="36" w16cid:durableId="1810903953">
    <w:abstractNumId w:val="135"/>
  </w:num>
  <w:num w:numId="37" w16cid:durableId="602494843">
    <w:abstractNumId w:val="22"/>
  </w:num>
  <w:num w:numId="38" w16cid:durableId="1497502923">
    <w:abstractNumId w:val="26"/>
  </w:num>
  <w:num w:numId="39" w16cid:durableId="243993340">
    <w:abstractNumId w:val="108"/>
  </w:num>
  <w:num w:numId="40" w16cid:durableId="2121339811">
    <w:abstractNumId w:val="21"/>
  </w:num>
  <w:num w:numId="41" w16cid:durableId="1764186487">
    <w:abstractNumId w:val="119"/>
  </w:num>
  <w:num w:numId="42" w16cid:durableId="743260304">
    <w:abstractNumId w:val="68"/>
  </w:num>
  <w:num w:numId="43" w16cid:durableId="685905629">
    <w:abstractNumId w:val="2"/>
  </w:num>
  <w:num w:numId="44" w16cid:durableId="1198198372">
    <w:abstractNumId w:val="131"/>
  </w:num>
  <w:num w:numId="45" w16cid:durableId="830289011">
    <w:abstractNumId w:val="123"/>
  </w:num>
  <w:num w:numId="46" w16cid:durableId="162824064">
    <w:abstractNumId w:val="72"/>
  </w:num>
  <w:num w:numId="47" w16cid:durableId="1997371578">
    <w:abstractNumId w:val="60"/>
  </w:num>
  <w:num w:numId="48" w16cid:durableId="18164727">
    <w:abstractNumId w:val="24"/>
  </w:num>
  <w:num w:numId="49" w16cid:durableId="777602303">
    <w:abstractNumId w:val="39"/>
  </w:num>
  <w:num w:numId="50" w16cid:durableId="1477844521">
    <w:abstractNumId w:val="23"/>
  </w:num>
  <w:num w:numId="51" w16cid:durableId="2068407359">
    <w:abstractNumId w:val="81"/>
  </w:num>
  <w:num w:numId="52" w16cid:durableId="301038087">
    <w:abstractNumId w:val="13"/>
  </w:num>
  <w:num w:numId="53" w16cid:durableId="517276417">
    <w:abstractNumId w:val="71"/>
  </w:num>
  <w:num w:numId="54" w16cid:durableId="524320439">
    <w:abstractNumId w:val="36"/>
  </w:num>
  <w:num w:numId="55" w16cid:durableId="2133093187">
    <w:abstractNumId w:val="121"/>
  </w:num>
  <w:num w:numId="56" w16cid:durableId="1300309345">
    <w:abstractNumId w:val="112"/>
  </w:num>
  <w:num w:numId="57" w16cid:durableId="1248077667">
    <w:abstractNumId w:val="28"/>
  </w:num>
  <w:num w:numId="58" w16cid:durableId="935671951">
    <w:abstractNumId w:val="77"/>
  </w:num>
  <w:num w:numId="59" w16cid:durableId="544947793">
    <w:abstractNumId w:val="51"/>
  </w:num>
  <w:num w:numId="60" w16cid:durableId="1424299740">
    <w:abstractNumId w:val="18"/>
  </w:num>
  <w:num w:numId="61" w16cid:durableId="1454708608">
    <w:abstractNumId w:val="82"/>
  </w:num>
  <w:num w:numId="62" w16cid:durableId="2010402621">
    <w:abstractNumId w:val="69"/>
  </w:num>
  <w:num w:numId="63" w16cid:durableId="1573395037">
    <w:abstractNumId w:val="48"/>
  </w:num>
  <w:num w:numId="64" w16cid:durableId="1617103571">
    <w:abstractNumId w:val="29"/>
  </w:num>
  <w:num w:numId="65" w16cid:durableId="2005084619">
    <w:abstractNumId w:val="115"/>
  </w:num>
  <w:num w:numId="66" w16cid:durableId="1006515220">
    <w:abstractNumId w:val="31"/>
  </w:num>
  <w:num w:numId="67" w16cid:durableId="223416520">
    <w:abstractNumId w:val="101"/>
  </w:num>
  <w:num w:numId="68" w16cid:durableId="1300501488">
    <w:abstractNumId w:val="124"/>
  </w:num>
  <w:num w:numId="69" w16cid:durableId="1686520764">
    <w:abstractNumId w:val="127"/>
  </w:num>
  <w:num w:numId="70" w16cid:durableId="1494493375">
    <w:abstractNumId w:val="139"/>
  </w:num>
  <w:num w:numId="71" w16cid:durableId="260141145">
    <w:abstractNumId w:val="10"/>
  </w:num>
  <w:num w:numId="72" w16cid:durableId="221261393">
    <w:abstractNumId w:val="120"/>
  </w:num>
  <w:num w:numId="73" w16cid:durableId="462894806">
    <w:abstractNumId w:val="103"/>
  </w:num>
  <w:num w:numId="74" w16cid:durableId="317881214">
    <w:abstractNumId w:val="27"/>
  </w:num>
  <w:num w:numId="75" w16cid:durableId="1199319894">
    <w:abstractNumId w:val="87"/>
  </w:num>
  <w:num w:numId="76" w16cid:durableId="645207608">
    <w:abstractNumId w:val="143"/>
  </w:num>
  <w:num w:numId="77" w16cid:durableId="1466654962">
    <w:abstractNumId w:val="125"/>
  </w:num>
  <w:num w:numId="78" w16cid:durableId="222328661">
    <w:abstractNumId w:val="75"/>
  </w:num>
  <w:num w:numId="79" w16cid:durableId="868762621">
    <w:abstractNumId w:val="15"/>
  </w:num>
  <w:num w:numId="80" w16cid:durableId="1426808039">
    <w:abstractNumId w:val="105"/>
  </w:num>
  <w:num w:numId="81" w16cid:durableId="1095589008">
    <w:abstractNumId w:val="99"/>
  </w:num>
  <w:num w:numId="82" w16cid:durableId="1139882561">
    <w:abstractNumId w:val="109"/>
  </w:num>
  <w:num w:numId="83" w16cid:durableId="494614184">
    <w:abstractNumId w:val="32"/>
  </w:num>
  <w:num w:numId="84" w16cid:durableId="5714624">
    <w:abstractNumId w:val="43"/>
  </w:num>
  <w:num w:numId="85" w16cid:durableId="541479601">
    <w:abstractNumId w:val="61"/>
  </w:num>
  <w:num w:numId="86" w16cid:durableId="927269164">
    <w:abstractNumId w:val="11"/>
  </w:num>
  <w:num w:numId="87" w16cid:durableId="1656953075">
    <w:abstractNumId w:val="113"/>
  </w:num>
  <w:num w:numId="88" w16cid:durableId="822552547">
    <w:abstractNumId w:val="46"/>
  </w:num>
  <w:num w:numId="89" w16cid:durableId="1683897012">
    <w:abstractNumId w:val="106"/>
  </w:num>
  <w:num w:numId="90" w16cid:durableId="238953077">
    <w:abstractNumId w:val="54"/>
  </w:num>
  <w:num w:numId="91" w16cid:durableId="1073772396">
    <w:abstractNumId w:val="80"/>
  </w:num>
  <w:num w:numId="92" w16cid:durableId="1318918628">
    <w:abstractNumId w:val="37"/>
  </w:num>
  <w:num w:numId="93" w16cid:durableId="1553030808">
    <w:abstractNumId w:val="102"/>
  </w:num>
  <w:num w:numId="94" w16cid:durableId="1515147684">
    <w:abstractNumId w:val="88"/>
  </w:num>
  <w:num w:numId="95" w16cid:durableId="676536278">
    <w:abstractNumId w:val="97"/>
  </w:num>
  <w:num w:numId="96" w16cid:durableId="323046165">
    <w:abstractNumId w:val="107"/>
  </w:num>
  <w:num w:numId="97" w16cid:durableId="1342507470">
    <w:abstractNumId w:val="47"/>
  </w:num>
  <w:num w:numId="98" w16cid:durableId="619386794">
    <w:abstractNumId w:val="33"/>
  </w:num>
  <w:num w:numId="99" w16cid:durableId="1110248521">
    <w:abstractNumId w:val="62"/>
  </w:num>
  <w:num w:numId="100" w16cid:durableId="167987311">
    <w:abstractNumId w:val="122"/>
  </w:num>
  <w:num w:numId="101" w16cid:durableId="1566263112">
    <w:abstractNumId w:val="59"/>
  </w:num>
  <w:num w:numId="102" w16cid:durableId="258876717">
    <w:abstractNumId w:val="50"/>
  </w:num>
  <w:num w:numId="103" w16cid:durableId="204146601">
    <w:abstractNumId w:val="93"/>
  </w:num>
  <w:num w:numId="104" w16cid:durableId="718169480">
    <w:abstractNumId w:val="7"/>
  </w:num>
  <w:num w:numId="105" w16cid:durableId="1173178461">
    <w:abstractNumId w:val="118"/>
  </w:num>
  <w:num w:numId="106" w16cid:durableId="2105417713">
    <w:abstractNumId w:val="58"/>
  </w:num>
  <w:num w:numId="107" w16cid:durableId="1824665059">
    <w:abstractNumId w:val="142"/>
  </w:num>
  <w:num w:numId="108" w16cid:durableId="353842587">
    <w:abstractNumId w:val="100"/>
  </w:num>
  <w:num w:numId="109" w16cid:durableId="739446683">
    <w:abstractNumId w:val="70"/>
  </w:num>
  <w:num w:numId="110" w16cid:durableId="388656235">
    <w:abstractNumId w:val="1"/>
  </w:num>
  <w:num w:numId="111" w16cid:durableId="2004429574">
    <w:abstractNumId w:val="129"/>
  </w:num>
  <w:num w:numId="112" w16cid:durableId="112213988">
    <w:abstractNumId w:val="111"/>
  </w:num>
  <w:num w:numId="113" w16cid:durableId="127824623">
    <w:abstractNumId w:val="57"/>
  </w:num>
  <w:num w:numId="114" w16cid:durableId="1424373775">
    <w:abstractNumId w:val="41"/>
  </w:num>
  <w:num w:numId="115" w16cid:durableId="1617516501">
    <w:abstractNumId w:val="94"/>
  </w:num>
  <w:num w:numId="116" w16cid:durableId="470056169">
    <w:abstractNumId w:val="138"/>
  </w:num>
  <w:num w:numId="117" w16cid:durableId="310596610">
    <w:abstractNumId w:val="44"/>
  </w:num>
  <w:num w:numId="118" w16cid:durableId="1469400183">
    <w:abstractNumId w:val="116"/>
  </w:num>
  <w:num w:numId="119" w16cid:durableId="1676568401">
    <w:abstractNumId w:val="104"/>
  </w:num>
  <w:num w:numId="120" w16cid:durableId="1806850511">
    <w:abstractNumId w:val="8"/>
  </w:num>
  <w:num w:numId="121" w16cid:durableId="59789609">
    <w:abstractNumId w:val="30"/>
  </w:num>
  <w:num w:numId="122" w16cid:durableId="1090396189">
    <w:abstractNumId w:val="4"/>
  </w:num>
  <w:num w:numId="123" w16cid:durableId="1116757546">
    <w:abstractNumId w:val="45"/>
  </w:num>
  <w:num w:numId="124" w16cid:durableId="870264029">
    <w:abstractNumId w:val="110"/>
  </w:num>
  <w:num w:numId="125" w16cid:durableId="1456484135">
    <w:abstractNumId w:val="90"/>
  </w:num>
  <w:num w:numId="126" w16cid:durableId="1573739303">
    <w:abstractNumId w:val="65"/>
  </w:num>
  <w:num w:numId="127" w16cid:durableId="332148622">
    <w:abstractNumId w:val="137"/>
  </w:num>
  <w:num w:numId="128" w16cid:durableId="1584218239">
    <w:abstractNumId w:val="74"/>
  </w:num>
  <w:num w:numId="129" w16cid:durableId="1274282872">
    <w:abstractNumId w:val="67"/>
  </w:num>
  <w:num w:numId="130" w16cid:durableId="1439645804">
    <w:abstractNumId w:val="63"/>
  </w:num>
  <w:num w:numId="131" w16cid:durableId="873463833">
    <w:abstractNumId w:val="92"/>
  </w:num>
  <w:num w:numId="132" w16cid:durableId="2042780759">
    <w:abstractNumId w:val="134"/>
  </w:num>
  <w:num w:numId="133" w16cid:durableId="458115267">
    <w:abstractNumId w:val="98"/>
  </w:num>
  <w:num w:numId="134" w16cid:durableId="1061755307">
    <w:abstractNumId w:val="0"/>
  </w:num>
  <w:num w:numId="135" w16cid:durableId="1519154841">
    <w:abstractNumId w:val="17"/>
  </w:num>
  <w:num w:numId="136" w16cid:durableId="523641959">
    <w:abstractNumId w:val="42"/>
  </w:num>
  <w:num w:numId="137" w16cid:durableId="1691369074">
    <w:abstractNumId w:val="34"/>
  </w:num>
  <w:num w:numId="138" w16cid:durableId="1605263070">
    <w:abstractNumId w:val="144"/>
  </w:num>
  <w:num w:numId="139" w16cid:durableId="503934556">
    <w:abstractNumId w:val="38"/>
  </w:num>
  <w:num w:numId="140" w16cid:durableId="588733532">
    <w:abstractNumId w:val="136"/>
  </w:num>
  <w:num w:numId="141" w16cid:durableId="1526865687">
    <w:abstractNumId w:val="64"/>
  </w:num>
  <w:num w:numId="142" w16cid:durableId="1116633250">
    <w:abstractNumId w:val="53"/>
  </w:num>
  <w:num w:numId="143" w16cid:durableId="1884292275">
    <w:abstractNumId w:val="86"/>
  </w:num>
  <w:num w:numId="144" w16cid:durableId="2073773120">
    <w:abstractNumId w:val="117"/>
  </w:num>
  <w:num w:numId="145" w16cid:durableId="1518928452">
    <w:abstractNumId w:val="79"/>
  </w:num>
  <w:num w:numId="146" w16cid:durableId="1303268376">
    <w:abstractNumId w:val="78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9D8"/>
    <w:rsid w:val="00080F2E"/>
    <w:rsid w:val="001871E2"/>
    <w:rsid w:val="001D1D26"/>
    <w:rsid w:val="00217BA7"/>
    <w:rsid w:val="002C0282"/>
    <w:rsid w:val="00336C3C"/>
    <w:rsid w:val="00410A81"/>
    <w:rsid w:val="00456EE2"/>
    <w:rsid w:val="004879C1"/>
    <w:rsid w:val="004A74B6"/>
    <w:rsid w:val="004A7BC3"/>
    <w:rsid w:val="004B4AA1"/>
    <w:rsid w:val="00530F44"/>
    <w:rsid w:val="005C25BC"/>
    <w:rsid w:val="005E0C0D"/>
    <w:rsid w:val="00711E9A"/>
    <w:rsid w:val="007126AD"/>
    <w:rsid w:val="00807766"/>
    <w:rsid w:val="00844872"/>
    <w:rsid w:val="00861A11"/>
    <w:rsid w:val="008F60B3"/>
    <w:rsid w:val="0091642C"/>
    <w:rsid w:val="00990039"/>
    <w:rsid w:val="009A6BC9"/>
    <w:rsid w:val="00A10AF7"/>
    <w:rsid w:val="00AF57FF"/>
    <w:rsid w:val="00BF7EC8"/>
    <w:rsid w:val="00C41135"/>
    <w:rsid w:val="00D40359"/>
    <w:rsid w:val="00E879D8"/>
    <w:rsid w:val="00EC6BFB"/>
    <w:rsid w:val="00EE174F"/>
    <w:rsid w:val="00EF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BD037"/>
  <w15:docId w15:val="{248D745F-1DCA-4339-B74E-B0D8E53F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Lienhypertexte">
    <w:name w:val="Hyperlink"/>
    <w:basedOn w:val="Policepardfaut"/>
    <w:uiPriority w:val="99"/>
    <w:unhideWhenUsed/>
    <w:rsid w:val="00C4113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411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.oracle.com/javase/8/javafx/api/javafx/fxml/FXMLLoader.html" TargetMode="External"/><Relationship Id="rId21" Type="http://schemas.openxmlformats.org/officeDocument/2006/relationships/image" Target="media/image13.jpg"/><Relationship Id="rId42" Type="http://schemas.openxmlformats.org/officeDocument/2006/relationships/image" Target="media/image31.png"/><Relationship Id="rId63" Type="http://schemas.openxmlformats.org/officeDocument/2006/relationships/image" Target="media/image42.png"/><Relationship Id="rId84" Type="http://schemas.openxmlformats.org/officeDocument/2006/relationships/image" Target="media/image56.png"/><Relationship Id="rId138" Type="http://schemas.openxmlformats.org/officeDocument/2006/relationships/image" Target="media/image92.png"/><Relationship Id="rId159" Type="http://schemas.openxmlformats.org/officeDocument/2006/relationships/image" Target="media/image103.png"/><Relationship Id="rId170" Type="http://schemas.openxmlformats.org/officeDocument/2006/relationships/image" Target="media/image110.png"/><Relationship Id="rId107" Type="http://schemas.openxmlformats.org/officeDocument/2006/relationships/image" Target="media/image75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53" Type="http://schemas.openxmlformats.org/officeDocument/2006/relationships/hyperlink" Target="https://docs.oracle.com/javafx/2/canvas/jfxpub-canvas.htm" TargetMode="External"/><Relationship Id="rId74" Type="http://schemas.openxmlformats.org/officeDocument/2006/relationships/image" Target="media/image50.jpg"/><Relationship Id="rId128" Type="http://schemas.openxmlformats.org/officeDocument/2006/relationships/image" Target="media/image85.png"/><Relationship Id="rId149" Type="http://schemas.openxmlformats.org/officeDocument/2006/relationships/hyperlink" Target="https://docs.oracle.com/javase/8/javafx/api/javafx/animation/Timeline.html" TargetMode="External"/><Relationship Id="rId5" Type="http://schemas.openxmlformats.org/officeDocument/2006/relationships/footnotes" Target="footnotes.xml"/><Relationship Id="rId95" Type="http://schemas.openxmlformats.org/officeDocument/2006/relationships/image" Target="media/image65.png"/><Relationship Id="rId160" Type="http://schemas.openxmlformats.org/officeDocument/2006/relationships/hyperlink" Target="https://docs.oracle.com/javase/8/javafx/api/javafx/fxml/FXMLLoader.html" TargetMode="External"/><Relationship Id="rId181" Type="http://schemas.openxmlformats.org/officeDocument/2006/relationships/hyperlink" Target="https://docs.oracle.com/javase/8/javafx/get-started-tutorial/index.html" TargetMode="External"/><Relationship Id="rId22" Type="http://schemas.openxmlformats.org/officeDocument/2006/relationships/image" Target="media/image14.jpg"/><Relationship Id="rId43" Type="http://schemas.openxmlformats.org/officeDocument/2006/relationships/image" Target="media/image32.png"/><Relationship Id="rId64" Type="http://schemas.openxmlformats.org/officeDocument/2006/relationships/image" Target="media/image43.png"/><Relationship Id="rId118" Type="http://schemas.openxmlformats.org/officeDocument/2006/relationships/hyperlink" Target="https://fr.wikipedia.org/wiki/JavaFX" TargetMode="External"/><Relationship Id="rId139" Type="http://schemas.openxmlformats.org/officeDocument/2006/relationships/image" Target="media/image93.png"/><Relationship Id="rId85" Type="http://schemas.openxmlformats.org/officeDocument/2006/relationships/image" Target="media/image57.png"/><Relationship Id="rId150" Type="http://schemas.openxmlformats.org/officeDocument/2006/relationships/hyperlink" Target="https://docs.oracle.com/javase/8/javafx/api/javafx/animation/KeyFrame.html" TargetMode="External"/><Relationship Id="rId171" Type="http://schemas.openxmlformats.org/officeDocument/2006/relationships/image" Target="media/image111.png"/><Relationship Id="rId12" Type="http://schemas.openxmlformats.org/officeDocument/2006/relationships/image" Target="media/image5.png"/><Relationship Id="rId33" Type="http://schemas.openxmlformats.org/officeDocument/2006/relationships/image" Target="media/image25.png"/><Relationship Id="rId108" Type="http://schemas.openxmlformats.org/officeDocument/2006/relationships/image" Target="media/image76.png"/><Relationship Id="rId129" Type="http://schemas.openxmlformats.org/officeDocument/2006/relationships/image" Target="media/image86.png"/><Relationship Id="rId54" Type="http://schemas.openxmlformats.org/officeDocument/2006/relationships/image" Target="media/image37.png"/><Relationship Id="rId75" Type="http://schemas.openxmlformats.org/officeDocument/2006/relationships/image" Target="media/image51.png"/><Relationship Id="rId96" Type="http://schemas.openxmlformats.org/officeDocument/2006/relationships/image" Target="media/image66.png"/><Relationship Id="rId140" Type="http://schemas.openxmlformats.org/officeDocument/2006/relationships/image" Target="media/image94.png"/><Relationship Id="rId161" Type="http://schemas.openxmlformats.org/officeDocument/2006/relationships/image" Target="media/image104.png"/><Relationship Id="rId182" Type="http://schemas.openxmlformats.org/officeDocument/2006/relationships/hyperlink" Target="https://gluonhq.com/products/scene-builder/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15.png"/><Relationship Id="rId119" Type="http://schemas.openxmlformats.org/officeDocument/2006/relationships/hyperlink" Target="https://openjfx.io/" TargetMode="External"/><Relationship Id="rId44" Type="http://schemas.openxmlformats.org/officeDocument/2006/relationships/image" Target="media/image33.png"/><Relationship Id="rId65" Type="http://schemas.openxmlformats.org/officeDocument/2006/relationships/hyperlink" Target="https://docs.oracle.com/javase/8/javafx/api/javafx/scene/control/TextInputDialog.html" TargetMode="External"/><Relationship Id="rId86" Type="http://schemas.openxmlformats.org/officeDocument/2006/relationships/image" Target="media/image58.png"/><Relationship Id="rId130" Type="http://schemas.openxmlformats.org/officeDocument/2006/relationships/image" Target="media/image87.png"/><Relationship Id="rId151" Type="http://schemas.openxmlformats.org/officeDocument/2006/relationships/hyperlink" Target="https://docs.oracle.com/javase/8/javafx/api/javafx/animation/KeyValue.html" TargetMode="External"/><Relationship Id="rId172" Type="http://schemas.openxmlformats.org/officeDocument/2006/relationships/image" Target="media/image11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9.png"/><Relationship Id="rId109" Type="http://schemas.openxmlformats.org/officeDocument/2006/relationships/image" Target="media/image77.png"/><Relationship Id="rId34" Type="http://schemas.openxmlformats.org/officeDocument/2006/relationships/image" Target="media/image26.png"/><Relationship Id="rId50" Type="http://schemas.openxmlformats.org/officeDocument/2006/relationships/hyperlink" Target="https://docs.oracle.com/javafx/2/canvas/jfxpub-canvas.htm" TargetMode="External"/><Relationship Id="rId55" Type="http://schemas.openxmlformats.org/officeDocument/2006/relationships/hyperlink" Target="https://docs.oracle.com/javase/8/javafx/user-interface-tutorial/menu_controls.htm" TargetMode="External"/><Relationship Id="rId76" Type="http://schemas.openxmlformats.org/officeDocument/2006/relationships/image" Target="media/image52.png"/><Relationship Id="rId97" Type="http://schemas.openxmlformats.org/officeDocument/2006/relationships/image" Target="media/image67.png"/><Relationship Id="rId104" Type="http://schemas.openxmlformats.org/officeDocument/2006/relationships/image" Target="media/image73.png"/><Relationship Id="rId120" Type="http://schemas.openxmlformats.org/officeDocument/2006/relationships/hyperlink" Target="https://docs.oracle.com/javafx/2/" TargetMode="External"/><Relationship Id="rId125" Type="http://schemas.openxmlformats.org/officeDocument/2006/relationships/hyperlink" Target="https://openclassrooms.com/courses/les-applications-web-avec-javafx" TargetMode="External"/><Relationship Id="rId141" Type="http://schemas.openxmlformats.org/officeDocument/2006/relationships/image" Target="media/image95.png"/><Relationship Id="rId146" Type="http://schemas.openxmlformats.org/officeDocument/2006/relationships/hyperlink" Target="https://docs.oracle.com/javase/8/javafx/visual-effects-tutorial/basics.htm" TargetMode="External"/><Relationship Id="rId167" Type="http://schemas.openxmlformats.org/officeDocument/2006/relationships/image" Target="media/image108.png"/><Relationship Id="rId188" Type="http://schemas.openxmlformats.org/officeDocument/2006/relationships/fontTable" Target="fontTable.xml"/><Relationship Id="rId7" Type="http://schemas.openxmlformats.org/officeDocument/2006/relationships/hyperlink" Target="https://community-iut.unilim.fr/course/view.php?id=1557" TargetMode="External"/><Relationship Id="rId71" Type="http://schemas.openxmlformats.org/officeDocument/2006/relationships/image" Target="media/image48.png"/><Relationship Id="rId92" Type="http://schemas.openxmlformats.org/officeDocument/2006/relationships/hyperlink" Target="https://docs.oracle.com/javase/8/javafx/api/javafx/scene/input/ClipboardContent.html" TargetMode="External"/><Relationship Id="rId162" Type="http://schemas.openxmlformats.org/officeDocument/2006/relationships/image" Target="media/image105.png"/><Relationship Id="rId183" Type="http://schemas.openxmlformats.org/officeDocument/2006/relationships/hyperlink" Target="https://openclassrooms.com/fr/courses/1469021-les-applications-web-avec-javafx" TargetMode="External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0.png"/><Relationship Id="rId45" Type="http://schemas.openxmlformats.org/officeDocument/2006/relationships/hyperlink" Target="https://docs.oracle.com/javase/8/javafx/api/javafx/scene/image/ImageView.html" TargetMode="External"/><Relationship Id="rId66" Type="http://schemas.openxmlformats.org/officeDocument/2006/relationships/image" Target="media/image44.png"/><Relationship Id="rId87" Type="http://schemas.openxmlformats.org/officeDocument/2006/relationships/image" Target="media/image59.png"/><Relationship Id="rId110" Type="http://schemas.openxmlformats.org/officeDocument/2006/relationships/image" Target="media/image78.png"/><Relationship Id="rId115" Type="http://schemas.openxmlformats.org/officeDocument/2006/relationships/image" Target="media/image83.png"/><Relationship Id="rId131" Type="http://schemas.openxmlformats.org/officeDocument/2006/relationships/image" Target="media/image88.png"/><Relationship Id="rId136" Type="http://schemas.openxmlformats.org/officeDocument/2006/relationships/image" Target="media/image90.png"/><Relationship Id="rId157" Type="http://schemas.openxmlformats.org/officeDocument/2006/relationships/hyperlink" Target="https://gluonhq.com/products/scene-builder/" TargetMode="External"/><Relationship Id="rId178" Type="http://schemas.openxmlformats.org/officeDocument/2006/relationships/hyperlink" Target="https://docs.oracle.com/javafx/2/" TargetMode="External"/><Relationship Id="rId61" Type="http://schemas.openxmlformats.org/officeDocument/2006/relationships/image" Target="media/image40.png"/><Relationship Id="rId82" Type="http://schemas.openxmlformats.org/officeDocument/2006/relationships/hyperlink" Target="https://docs.oracle.com/javafx/2/ui_controls/list-view.htm" TargetMode="External"/><Relationship Id="rId152" Type="http://schemas.openxmlformats.org/officeDocument/2006/relationships/image" Target="media/image99.png"/><Relationship Id="rId173" Type="http://schemas.openxmlformats.org/officeDocument/2006/relationships/hyperlink" Target="https://openjfx.io/openjfx-docs/" TargetMode="External"/><Relationship Id="rId19" Type="http://schemas.openxmlformats.org/officeDocument/2006/relationships/image" Target="media/image12.jpg"/><Relationship Id="rId14" Type="http://schemas.openxmlformats.org/officeDocument/2006/relationships/image" Target="media/image7.png"/><Relationship Id="rId30" Type="http://schemas.openxmlformats.org/officeDocument/2006/relationships/image" Target="media/image22.png"/><Relationship Id="rId35" Type="http://schemas.openxmlformats.org/officeDocument/2006/relationships/hyperlink" Target="https://docs.oracle.com/javafx/2/events/convenience_methods.htm" TargetMode="External"/><Relationship Id="rId56" Type="http://schemas.openxmlformats.org/officeDocument/2006/relationships/image" Target="media/image38.png"/><Relationship Id="rId77" Type="http://schemas.openxmlformats.org/officeDocument/2006/relationships/image" Target="media/image53.png"/><Relationship Id="rId100" Type="http://schemas.openxmlformats.org/officeDocument/2006/relationships/image" Target="media/image69.png"/><Relationship Id="rId105" Type="http://schemas.openxmlformats.org/officeDocument/2006/relationships/hyperlink" Target="http://docs.oracle.com/javase/8/javafx/api/javafx/scene/doc-files/cssref.html" TargetMode="External"/><Relationship Id="rId126" Type="http://schemas.openxmlformats.org/officeDocument/2006/relationships/hyperlink" Target="http://code.makery.ch/library/javafx-8-tutorial/fr/" TargetMode="External"/><Relationship Id="rId147" Type="http://schemas.openxmlformats.org/officeDocument/2006/relationships/hyperlink" Target="https://docs.oracle.com/javase/8/javafx/api/javafx/animation/Transition.html" TargetMode="External"/><Relationship Id="rId168" Type="http://schemas.openxmlformats.org/officeDocument/2006/relationships/image" Target="media/image109.png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72" Type="http://schemas.openxmlformats.org/officeDocument/2006/relationships/hyperlink" Target="https://docs.oracle.com/javase/8/javafx/api/javafx/scene/control/MenuItem.html" TargetMode="External"/><Relationship Id="rId93" Type="http://schemas.openxmlformats.org/officeDocument/2006/relationships/image" Target="media/image63.png"/><Relationship Id="rId98" Type="http://schemas.openxmlformats.org/officeDocument/2006/relationships/hyperlink" Target="https://docs.oracle.com/javase/8/javafx/api/javafx/scene/input/DataFormat.html" TargetMode="External"/><Relationship Id="rId121" Type="http://schemas.openxmlformats.org/officeDocument/2006/relationships/hyperlink" Target="https://docs.oracle.com/javase/8/javafx/api/" TargetMode="External"/><Relationship Id="rId142" Type="http://schemas.openxmlformats.org/officeDocument/2006/relationships/hyperlink" Target="https://docs.oracle.com/javase/8/javafx/api/javafx/animation/PathTransition.html" TargetMode="External"/><Relationship Id="rId163" Type="http://schemas.openxmlformats.org/officeDocument/2006/relationships/image" Target="media/image106.png"/><Relationship Id="rId184" Type="http://schemas.openxmlformats.org/officeDocument/2006/relationships/hyperlink" Target="https://code.makery.ch/library/javafx-8-tutorial/fr/" TargetMode="External"/><Relationship Id="rId189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hyperlink" Target="https://docs.oracle.com/javase/8/javafx/api/javafx/scene/shape/Shape.html" TargetMode="External"/><Relationship Id="rId67" Type="http://schemas.openxmlformats.org/officeDocument/2006/relationships/hyperlink" Target="https://docs.oracle.com/javase/8/javafx/api/javafx/scene/control/ChoiceDialog.html" TargetMode="External"/><Relationship Id="rId116" Type="http://schemas.openxmlformats.org/officeDocument/2006/relationships/image" Target="media/image84.png"/><Relationship Id="rId137" Type="http://schemas.openxmlformats.org/officeDocument/2006/relationships/image" Target="media/image91.png"/><Relationship Id="rId158" Type="http://schemas.openxmlformats.org/officeDocument/2006/relationships/image" Target="media/image102.png"/><Relationship Id="rId20" Type="http://schemas.openxmlformats.org/officeDocument/2006/relationships/hyperlink" Target="https://docs.oracle.com/javase/8/javafx/api/javafx/scene/control/Labeled.htmla" TargetMode="External"/><Relationship Id="rId41" Type="http://schemas.openxmlformats.org/officeDocument/2006/relationships/hyperlink" Target="https://docs.oracle.com/javase/8/javafx/api/javafx/scene/image/Image.html" TargetMode="External"/><Relationship Id="rId62" Type="http://schemas.openxmlformats.org/officeDocument/2006/relationships/image" Target="media/image41.png"/><Relationship Id="rId83" Type="http://schemas.openxmlformats.org/officeDocument/2006/relationships/hyperlink" Target="https://docs.oracle.com/javase/8/javafx/api/javafx/scene/control/ListView.html" TargetMode="External"/><Relationship Id="rId88" Type="http://schemas.openxmlformats.org/officeDocument/2006/relationships/image" Target="media/image60.png"/><Relationship Id="rId111" Type="http://schemas.openxmlformats.org/officeDocument/2006/relationships/image" Target="media/image79.png"/><Relationship Id="rId132" Type="http://schemas.openxmlformats.org/officeDocument/2006/relationships/hyperlink" Target="https://docs.oracle.com/javase/8/javafx/api/javafx/animation/AnimationTimer.html" TargetMode="External"/><Relationship Id="rId153" Type="http://schemas.openxmlformats.org/officeDocument/2006/relationships/hyperlink" Target="https://docs.oracle.com/javase/8/javafx/api/javafx/animation/Interpolator.html" TargetMode="External"/><Relationship Id="rId174" Type="http://schemas.openxmlformats.org/officeDocument/2006/relationships/image" Target="media/image113.png"/><Relationship Id="rId179" Type="http://schemas.openxmlformats.org/officeDocument/2006/relationships/hyperlink" Target="https://docs.oracle.com/javase/8/javafx/api/" TargetMode="External"/><Relationship Id="rId15" Type="http://schemas.openxmlformats.org/officeDocument/2006/relationships/image" Target="media/image8.png"/><Relationship Id="rId36" Type="http://schemas.openxmlformats.org/officeDocument/2006/relationships/image" Target="media/image27.png"/><Relationship Id="rId57" Type="http://schemas.openxmlformats.org/officeDocument/2006/relationships/image" Target="media/image39.png"/><Relationship Id="rId106" Type="http://schemas.openxmlformats.org/officeDocument/2006/relationships/image" Target="media/image74.png"/><Relationship Id="rId127" Type="http://schemas.openxmlformats.org/officeDocument/2006/relationships/hyperlink" Target="https://java.developpez.com/faq/javafx/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36.png"/><Relationship Id="rId73" Type="http://schemas.openxmlformats.org/officeDocument/2006/relationships/image" Target="media/image49.png"/><Relationship Id="rId78" Type="http://schemas.openxmlformats.org/officeDocument/2006/relationships/hyperlink" Target="https://docs.oracle.com/javase/8/javafx/api/javafx/collections/FXCollections.html" TargetMode="External"/><Relationship Id="rId94" Type="http://schemas.openxmlformats.org/officeDocument/2006/relationships/image" Target="media/image64.png"/><Relationship Id="rId99" Type="http://schemas.openxmlformats.org/officeDocument/2006/relationships/image" Target="media/image68.png"/><Relationship Id="rId101" Type="http://schemas.openxmlformats.org/officeDocument/2006/relationships/image" Target="media/image70.png"/><Relationship Id="rId122" Type="http://schemas.openxmlformats.org/officeDocument/2006/relationships/hyperlink" Target="https://docs.oracle.com/javase/8/javase-clienttechnologies.htm" TargetMode="External"/><Relationship Id="rId143" Type="http://schemas.openxmlformats.org/officeDocument/2006/relationships/hyperlink" Target="https://docs.oracle.com/javase/8/javafx/api/javafx/scene/shape/PathElement.html" TargetMode="External"/><Relationship Id="rId148" Type="http://schemas.openxmlformats.org/officeDocument/2006/relationships/image" Target="media/image98.png"/><Relationship Id="rId164" Type="http://schemas.openxmlformats.org/officeDocument/2006/relationships/image" Target="media/image107.png"/><Relationship Id="rId169" Type="http://schemas.openxmlformats.org/officeDocument/2006/relationships/hyperlink" Target="https://maven.apache.org/download.cgi" TargetMode="External"/><Relationship Id="rId185" Type="http://schemas.openxmlformats.org/officeDocument/2006/relationships/hyperlink" Target="https://java.developpez.com/faq/javafx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80" Type="http://schemas.openxmlformats.org/officeDocument/2006/relationships/hyperlink" Target="https://docs.oracle.com/javase/8/javase-clienttechnologies.htm" TargetMode="External"/><Relationship Id="rId26" Type="http://schemas.openxmlformats.org/officeDocument/2006/relationships/image" Target="media/image18.png"/><Relationship Id="rId47" Type="http://schemas.openxmlformats.org/officeDocument/2006/relationships/hyperlink" Target="https://docs.oracle.com/javase/8/javafx/api/javafx/scene/Group.html" TargetMode="External"/><Relationship Id="rId68" Type="http://schemas.openxmlformats.org/officeDocument/2006/relationships/image" Target="media/image45.png"/><Relationship Id="rId89" Type="http://schemas.openxmlformats.org/officeDocument/2006/relationships/image" Target="media/image61.png"/><Relationship Id="rId112" Type="http://schemas.openxmlformats.org/officeDocument/2006/relationships/image" Target="media/image80.png"/><Relationship Id="rId133" Type="http://schemas.openxmlformats.org/officeDocument/2006/relationships/hyperlink" Target="https://docs.oracle.com/javase/8/javafx/api/javafx/animation/Animation.html" TargetMode="External"/><Relationship Id="rId154" Type="http://schemas.openxmlformats.org/officeDocument/2006/relationships/image" Target="media/image100.png"/><Relationship Id="rId175" Type="http://schemas.openxmlformats.org/officeDocument/2006/relationships/image" Target="media/image114.png"/><Relationship Id="rId16" Type="http://schemas.openxmlformats.org/officeDocument/2006/relationships/image" Target="media/image9.png"/><Relationship Id="rId37" Type="http://schemas.openxmlformats.org/officeDocument/2006/relationships/hyperlink" Target="https://docs.oracle.com/javafx/2/events/convenience_methods.htm" TargetMode="External"/><Relationship Id="rId58" Type="http://schemas.openxmlformats.org/officeDocument/2006/relationships/hyperlink" Target="http://fxexperience.com/controlsfx/features/" TargetMode="External"/><Relationship Id="rId79" Type="http://schemas.openxmlformats.org/officeDocument/2006/relationships/image" Target="media/image54.png"/><Relationship Id="rId102" Type="http://schemas.openxmlformats.org/officeDocument/2006/relationships/image" Target="media/image71.png"/><Relationship Id="rId123" Type="http://schemas.openxmlformats.org/officeDocument/2006/relationships/hyperlink" Target="https://docs.oracle.com/javase/8/javafx/get-started-tutorial/index.html" TargetMode="External"/><Relationship Id="rId144" Type="http://schemas.openxmlformats.org/officeDocument/2006/relationships/image" Target="media/image96.png"/><Relationship Id="rId90" Type="http://schemas.openxmlformats.org/officeDocument/2006/relationships/hyperlink" Target="https://docs.oracle.com/javase/8/javafx/api/javafx/scene/input/DragEvent.html" TargetMode="External"/><Relationship Id="rId165" Type="http://schemas.openxmlformats.org/officeDocument/2006/relationships/hyperlink" Target="https://github.com/kordamp/bootstrapfx" TargetMode="External"/><Relationship Id="rId186" Type="http://schemas.openxmlformats.org/officeDocument/2006/relationships/header" Target="header1.xml"/><Relationship Id="rId27" Type="http://schemas.openxmlformats.org/officeDocument/2006/relationships/image" Target="media/image19.png"/><Relationship Id="rId48" Type="http://schemas.openxmlformats.org/officeDocument/2006/relationships/image" Target="media/image34.png"/><Relationship Id="rId69" Type="http://schemas.openxmlformats.org/officeDocument/2006/relationships/image" Target="media/image46.png"/><Relationship Id="rId113" Type="http://schemas.openxmlformats.org/officeDocument/2006/relationships/image" Target="media/image81.png"/><Relationship Id="rId134" Type="http://schemas.openxmlformats.org/officeDocument/2006/relationships/hyperlink" Target="https://docs.oracle.com/javase/8/javafx/api/javafx/util/Duration.html" TargetMode="External"/><Relationship Id="rId80" Type="http://schemas.openxmlformats.org/officeDocument/2006/relationships/image" Target="media/image55.jpg"/><Relationship Id="rId155" Type="http://schemas.openxmlformats.org/officeDocument/2006/relationships/image" Target="media/image101.png"/><Relationship Id="rId176" Type="http://schemas.openxmlformats.org/officeDocument/2006/relationships/hyperlink" Target="https://fr.wikipedia.org/wiki/JavaFX" TargetMode="External"/><Relationship Id="rId17" Type="http://schemas.openxmlformats.org/officeDocument/2006/relationships/image" Target="media/image10.png"/><Relationship Id="rId38" Type="http://schemas.openxmlformats.org/officeDocument/2006/relationships/image" Target="media/image28.png"/><Relationship Id="rId59" Type="http://schemas.openxmlformats.org/officeDocument/2006/relationships/hyperlink" Target="https://docs.oracle.com/javase/8/javafx/api/javafx/scene/control/Dialog.html" TargetMode="External"/><Relationship Id="rId103" Type="http://schemas.openxmlformats.org/officeDocument/2006/relationships/image" Target="media/image72.png"/><Relationship Id="rId124" Type="http://schemas.openxmlformats.org/officeDocument/2006/relationships/hyperlink" Target="http://gluonhq.com/products/scene-builder/" TargetMode="External"/><Relationship Id="rId70" Type="http://schemas.openxmlformats.org/officeDocument/2006/relationships/image" Target="media/image47.png"/><Relationship Id="rId91" Type="http://schemas.openxmlformats.org/officeDocument/2006/relationships/image" Target="media/image62.png"/><Relationship Id="rId145" Type="http://schemas.openxmlformats.org/officeDocument/2006/relationships/image" Target="media/image97.png"/><Relationship Id="rId166" Type="http://schemas.openxmlformats.org/officeDocument/2006/relationships/hyperlink" Target="https://github.com/dlsc-software-consulting-gmbh/CalendarFX" TargetMode="External"/><Relationship Id="rId187" Type="http://schemas.openxmlformats.org/officeDocument/2006/relationships/footer" Target="footer1.xml"/><Relationship Id="rId1" Type="http://schemas.openxmlformats.org/officeDocument/2006/relationships/numbering" Target="numbering.xml"/><Relationship Id="rId28" Type="http://schemas.openxmlformats.org/officeDocument/2006/relationships/image" Target="media/image20.png"/><Relationship Id="rId49" Type="http://schemas.openxmlformats.org/officeDocument/2006/relationships/hyperlink" Target="https://docs.oracle.com/javase/8/javafx/api/javafx/scene/canvas/Canvas.html" TargetMode="External"/><Relationship Id="rId114" Type="http://schemas.openxmlformats.org/officeDocument/2006/relationships/image" Target="media/image82.png"/><Relationship Id="rId60" Type="http://schemas.openxmlformats.org/officeDocument/2006/relationships/hyperlink" Target="https://docs.oracle.com/javase/8/javafx/api/javafx/scene/control/Alert.html" TargetMode="External"/><Relationship Id="rId81" Type="http://schemas.openxmlformats.org/officeDocument/2006/relationships/hyperlink" Target="https://docs.oracle.com/javafx/2/collections/jfxpub-collections.htm" TargetMode="External"/><Relationship Id="rId135" Type="http://schemas.openxmlformats.org/officeDocument/2006/relationships/image" Target="media/image89.png"/><Relationship Id="rId156" Type="http://schemas.openxmlformats.org/officeDocument/2006/relationships/hyperlink" Target="https://docs.oracle.com/javase/8/javafx/visual-effects-tutorial/visual_effects.htm" TargetMode="External"/><Relationship Id="rId177" Type="http://schemas.openxmlformats.org/officeDocument/2006/relationships/hyperlink" Target="https://openjfx.io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1</Pages>
  <Words>17853</Words>
  <Characters>98197</Characters>
  <Application>Microsoft Office Word</Application>
  <DocSecurity>0</DocSecurity>
  <Lines>818</Lines>
  <Paragraphs>231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Jules Didry</cp:lastModifiedBy>
  <cp:revision>16</cp:revision>
  <dcterms:created xsi:type="dcterms:W3CDTF">2025-03-11T07:30:00Z</dcterms:created>
  <dcterms:modified xsi:type="dcterms:W3CDTF">2025-03-31T13:23:00Z</dcterms:modified>
</cp:coreProperties>
</file>